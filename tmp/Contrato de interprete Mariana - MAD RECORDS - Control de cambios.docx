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7C708B6D" w14:textId="77777777" w:rsidR="007968FE" w:rsidRPr="005378E6" w:rsidRDefault="000B25F5" w:rsidP="007968FE">
      <w:pPr>
        <w:pStyle w:val="Ttulo1"/>
        <w:numPr>
          <w:ilvl w:val="0"/>
          <w:numId w:val="1"/>
        </w:numPr>
        <w:tabs>
          <w:tab w:val="clear" w:pos="340"/>
        </w:tabs>
        <w:spacing w:before="0"/>
        <w:ind w:left="0" w:firstLine="0"/>
        <w:rPr>
          <w:lang w:val="es-ES"/>
        </w:rPr>
      </w:pPr>
      <w:sdt>
        <w:sdtPr>
          <w:rPr>
            <w:lang w:val="es-ES"/>
          </w:rPr>
          <w:alias w:val="Título"/>
          <w:tag w:val=""/>
          <w:id w:val="350074077"/>
          <w:placeholder>
            <w:docPart w:val="88BAA9FBAA0347A2A9B32CEBF71374A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73EFC">
            <w:rPr>
              <w:lang w:val="es-ES"/>
            </w:rPr>
            <w:t>Contrato de interprete</w:t>
          </w:r>
        </w:sdtContent>
      </w:sdt>
    </w:p>
    <w:p w14:paraId="04A1D9C0" w14:textId="7F9D4341" w:rsidR="007968FE" w:rsidRPr="005378E6" w:rsidRDefault="000B25F5" w:rsidP="007968FE">
      <w:pPr>
        <w:pStyle w:val="Subttulo"/>
        <w:rPr>
          <w:lang w:val="es-ES"/>
        </w:rPr>
      </w:pPr>
      <w:sdt>
        <w:sdtPr>
          <w:rPr>
            <w:lang w:val="es-ES"/>
          </w:rPr>
          <w:alias w:val="Ciudad del contrato"/>
          <w:tag w:val="Ciudad del contrato"/>
          <w:id w:val="1181007613"/>
          <w:placeholder>
            <w:docPart w:val="A32DEE349A2A459CB43B81C66AEE232B"/>
          </w:placeholder>
        </w:sdtPr>
        <w:sdtEndPr/>
        <w:sdtContent>
          <w:r w:rsidR="007968FE" w:rsidRPr="005378E6">
            <w:rPr>
              <w:lang w:val="es-ES"/>
            </w:rPr>
            <w:t>Medellín</w:t>
          </w:r>
        </w:sdtContent>
      </w:sdt>
      <w:r w:rsidR="007968FE" w:rsidRPr="005378E6">
        <w:rPr>
          <w:lang w:val="es-ES"/>
        </w:rPr>
        <w:t xml:space="preserve">, </w:t>
      </w:r>
      <w:customXmlDelRangeStart w:id="1" w:author="Daniel Gómez" w:date="2019-07-10T14:17:00Z"/>
      <w:sdt>
        <w:sdtPr>
          <w:rPr>
            <w:lang w:val="es-ES"/>
          </w:rPr>
          <w:alias w:val="Fecha del contrato"/>
          <w:tag w:val="Fecha del contrato"/>
          <w:id w:val="1480422700"/>
          <w:placeholder>
            <w:docPart w:val="BBC6956800E54EE185A06BA4A39D342D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dd, d 'de' MMMM 'de' yyyy"/>
            <w:lid w:val="es-CO"/>
            <w:storeMappedDataAs w:val="dateTime"/>
            <w:calendar w:val="gregorian"/>
          </w:date>
        </w:sdtPr>
        <w:sdtEndPr/>
        <w:sdtContent>
          <w:customXmlDelRangeEnd w:id="1"/>
          <w:del w:id="2" w:author="Daniel Gómez" w:date="2019-07-10T14:17:00Z">
            <w:r w:rsidR="007968FE" w:rsidRPr="00DB03D4">
              <w:rPr>
                <w:rStyle w:val="Textodelmarcadordeposicin"/>
              </w:rPr>
              <w:delText>[Fecha de publicación]</w:delText>
            </w:r>
          </w:del>
          <w:customXmlDelRangeStart w:id="3" w:author="Daniel Gómez" w:date="2019-07-10T14:17:00Z"/>
        </w:sdtContent>
      </w:sdt>
      <w:customXmlDelRangeEnd w:id="3"/>
      <w:customXmlInsRangeStart w:id="4" w:author="Daniel Gómez" w:date="2019-07-10T14:17:00Z"/>
      <w:sdt>
        <w:sdtPr>
          <w:rPr>
            <w:lang w:val="es-ES"/>
          </w:rPr>
          <w:alias w:val="Fecha del contrato"/>
          <w:tag w:val="Fecha del contrato"/>
          <w:id w:val="-923331231"/>
          <w:placeholder>
            <w:docPart w:val="E4608368334B46BF8F91A18B923ABC70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9-07-01T00:00:00Z">
            <w:dateFormat w:val="dddd, d 'de' MMMM 'de' yyyy"/>
            <w:lid w:val="es-CO"/>
            <w:storeMappedDataAs w:val="dateTime"/>
            <w:calendar w:val="gregorian"/>
          </w:date>
        </w:sdtPr>
        <w:sdtEndPr/>
        <w:sdtContent>
          <w:customXmlInsRangeEnd w:id="4"/>
          <w:ins w:id="5" w:author="Daniel Gómez" w:date="2019-07-10T14:17:00Z">
            <w:r w:rsidR="00173EFC">
              <w:t>lunes, 1 de julio de 2019</w:t>
            </w:r>
          </w:ins>
          <w:customXmlInsRangeStart w:id="6" w:author="Daniel Gómez" w:date="2019-07-10T14:17:00Z"/>
        </w:sdtContent>
      </w:sdt>
      <w:customXmlInsRangeEnd w:id="6"/>
    </w:p>
    <w:p w14:paraId="502B45AF" w14:textId="77777777" w:rsidR="007968FE" w:rsidRPr="005378E6" w:rsidRDefault="007968FE" w:rsidP="007968FE">
      <w:pPr>
        <w:pStyle w:val="Ttulo2"/>
        <w:numPr>
          <w:ilvl w:val="1"/>
          <w:numId w:val="1"/>
        </w:numPr>
        <w:rPr>
          <w:lang w:val="es-ES"/>
        </w:rPr>
      </w:pPr>
      <w:bookmarkStart w:id="7" w:name="_Ref1842485"/>
      <w:r w:rsidRPr="005378E6">
        <w:rPr>
          <w:lang w:val="es-ES"/>
        </w:rPr>
        <w:t>Partes</w:t>
      </w:r>
      <w:bookmarkEnd w:id="7"/>
    </w:p>
    <w:bookmarkStart w:id="8" w:name="autor_autores"/>
    <w:p w14:paraId="271D277D" w14:textId="4F2A1471" w:rsidR="007968FE" w:rsidRPr="005378E6" w:rsidRDefault="000B25F5" w:rsidP="007968FE">
      <w:pPr>
        <w:numPr>
          <w:ilvl w:val="2"/>
          <w:numId w:val="1"/>
        </w:numPr>
        <w:rPr>
          <w:lang w:val="es-ES"/>
        </w:rPr>
      </w:pPr>
      <w:sdt>
        <w:sdtPr>
          <w:rPr>
            <w:rStyle w:val="MAYUSCULA"/>
          </w:rPr>
          <w:alias w:val="¿Artista o artistas?"/>
          <w:tag w:val="¿Artista o artistas?"/>
          <w:id w:val="-959342113"/>
          <w:placeholder>
            <w:docPart w:val="1EC9D2A757434CEC85FF3B1704CA1EBE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bookmarkEnd w:id="8"/>
      <w:r w:rsidR="007968FE" w:rsidRPr="005378E6">
        <w:rPr>
          <w:lang w:val="es-ES"/>
        </w:rPr>
        <w:t xml:space="preserve">, </w:t>
      </w:r>
      <w:bookmarkStart w:id="9" w:name="nombre_autores"/>
      <w:sdt>
        <w:sdtPr>
          <w:rPr>
            <w:rStyle w:val="Negrilla"/>
          </w:rPr>
          <w:alias w:val="Nombre completo del artista"/>
          <w:tag w:val="Nombre completo del artista"/>
          <w:id w:val="170917480"/>
          <w:placeholder>
            <w:docPart w:val="A32DEE349A2A459CB43B81C66AEE232B"/>
          </w:placeholder>
        </w:sdtPr>
        <w:sdtEndPr>
          <w:rPr>
            <w:rStyle w:val="Fuentedeprrafopredeter"/>
            <w:b w:val="0"/>
            <w:lang w:val="es-ES"/>
          </w:rPr>
        </w:sdtEndPr>
        <w:sdtContent>
          <w:del w:id="10" w:author="Daniel Gómez" w:date="2019-07-10T14:17:00Z">
            <w:r w:rsidR="007968FE">
              <w:rPr>
                <w:rStyle w:val="Negrilla"/>
              </w:rPr>
              <w:delText>[Nombre artista]</w:delText>
            </w:r>
          </w:del>
          <w:ins w:id="11" w:author="Daniel Gómez" w:date="2019-07-10T14:17:00Z">
            <w:r w:rsidR="00FA68AC">
              <w:rPr>
                <w:rStyle w:val="Negrilla"/>
              </w:rPr>
              <w:t>Mariana XXXNOMBRES Y APELLIDOSXXX</w:t>
            </w:r>
          </w:ins>
        </w:sdtContent>
      </w:sdt>
      <w:bookmarkEnd w:id="9"/>
      <w:r w:rsidR="007968FE">
        <w:rPr>
          <w:lang w:val="es-ES"/>
        </w:rPr>
        <w:t>, conocido bajo el nombre artístico “</w:t>
      </w:r>
      <w:sdt>
        <w:sdtPr>
          <w:rPr>
            <w:rStyle w:val="Negrilla"/>
          </w:rPr>
          <w:alias w:val="Nombre artístico"/>
          <w:tag w:val="Nombre artístico"/>
          <w:id w:val="-1975511276"/>
          <w:placeholder>
            <w:docPart w:val="A32DEE349A2A459CB43B81C66AEE232B"/>
          </w:placeholder>
        </w:sdtPr>
        <w:sdtEndPr>
          <w:rPr>
            <w:rStyle w:val="Fuentedeprrafopredeter"/>
            <w:b w:val="0"/>
            <w:lang w:val="es-ES"/>
          </w:rPr>
        </w:sdtEndPr>
        <w:sdtContent>
          <w:r w:rsidR="007968FE">
            <w:rPr>
              <w:rStyle w:val="Negrilla"/>
            </w:rPr>
            <w:t>[Nombre artístico]</w:t>
          </w:r>
        </w:sdtContent>
      </w:sdt>
      <w:r w:rsidR="007968FE">
        <w:rPr>
          <w:lang w:val="es-ES"/>
        </w:rPr>
        <w:t>”</w:t>
      </w:r>
    </w:p>
    <w:p w14:paraId="2480A2E1" w14:textId="02952E74" w:rsidR="007968FE" w:rsidRPr="00AB4E37" w:rsidRDefault="007968FE" w:rsidP="007968FE">
      <w:pPr>
        <w:numPr>
          <w:ilvl w:val="2"/>
          <w:numId w:val="1"/>
        </w:numPr>
        <w:rPr>
          <w:lang w:val="es-ES"/>
        </w:rPr>
      </w:pPr>
      <w:bookmarkStart w:id="12" w:name="compositor_compositores"/>
      <w:bookmarkEnd w:id="12"/>
      <w:r w:rsidRPr="00AB4E37">
        <w:rPr>
          <w:rStyle w:val="MAYUSCULA"/>
          <w:lang w:val="es-ES"/>
        </w:rPr>
        <w:t>El productor,</w:t>
      </w:r>
      <w:r w:rsidRPr="00AB4E37">
        <w:rPr>
          <w:lang w:val="es-ES"/>
        </w:rPr>
        <w:t xml:space="preserve"> </w:t>
      </w:r>
      <w:bookmarkStart w:id="13" w:name="promotor"/>
      <w:bookmarkStart w:id="14" w:name="nombre_productor"/>
      <w:customXmlInsRangeStart w:id="15" w:author="Daniel Gómez" w:date="2019-07-10T14:17:00Z"/>
      <w:sdt>
        <w:sdtPr>
          <w:rPr>
            <w:rStyle w:val="Negrilla"/>
          </w:rPr>
          <w:alias w:val="Productor"/>
          <w:tag w:val="Productor"/>
          <w:id w:val="712856322"/>
          <w:placeholder>
            <w:docPart w:val="858909F8CDAC42B5ACA11571715347C5"/>
          </w:placeholder>
        </w:sdtPr>
        <w:sdtEndPr>
          <w:rPr>
            <w:rStyle w:val="Negrilla"/>
          </w:rPr>
        </w:sdtEndPr>
        <w:sdtContent>
          <w:customXmlInsRangeEnd w:id="15"/>
          <w:ins w:id="16" w:author="Daniel Gómez" w:date="2019-07-10T14:17:00Z">
            <w:r w:rsidR="00CF0040">
              <w:rPr>
                <w:rStyle w:val="Negrilla"/>
              </w:rPr>
              <w:t>MAD RECORDS</w:t>
            </w:r>
          </w:ins>
          <w:customXmlDelRangeStart w:id="17" w:author="Daniel Gómez" w:date="2019-07-10T14:17:00Z"/>
          <w:sdt>
            <w:sdtPr>
              <w:rPr>
                <w:rStyle w:val="Negrilla"/>
              </w:rPr>
              <w:alias w:val="Productor"/>
              <w:tag w:val="Productor"/>
              <w:id w:val="-87706386"/>
              <w:placeholder>
                <w:docPart w:val="302AE810288342C09E0B3BBFE06F7DF0"/>
              </w:placeholder>
            </w:sdtPr>
            <w:sdtEndPr>
              <w:rPr>
                <w:rStyle w:val="Negrilla"/>
              </w:rPr>
            </w:sdtEndPr>
            <w:sdtContent>
              <w:customXmlDelRangeEnd w:id="17"/>
              <w:del w:id="18" w:author="Daniel Gómez" w:date="2019-07-10T14:17:00Z">
                <w:r w:rsidRPr="0072774D">
                  <w:rPr>
                    <w:rStyle w:val="Negrilla"/>
                  </w:rPr>
                  <w:delText>Búho Negro</w:delText>
                </w:r>
              </w:del>
              <w:r w:rsidRPr="0072774D">
                <w:rPr>
                  <w:rStyle w:val="Negrilla"/>
                </w:rPr>
                <w:t xml:space="preserve"> S.A.S</w:t>
              </w:r>
              <w:customXmlDelRangeStart w:id="19" w:author="Daniel Gómez" w:date="2019-07-10T14:17:00Z"/>
            </w:sdtContent>
          </w:sdt>
          <w:customXmlDelRangeEnd w:id="19"/>
          <w:customXmlInsRangeStart w:id="20" w:author="Daniel Gómez" w:date="2019-07-10T14:17:00Z"/>
        </w:sdtContent>
      </w:sdt>
      <w:customXmlInsRangeEnd w:id="20"/>
      <w:bookmarkEnd w:id="13"/>
      <w:bookmarkEnd w:id="14"/>
    </w:p>
    <w:p w14:paraId="75F55B9D" w14:textId="77777777" w:rsidR="007968FE" w:rsidRDefault="007968FE" w:rsidP="007968FE">
      <w:pPr>
        <w:pStyle w:val="Ttulo2"/>
        <w:numPr>
          <w:ilvl w:val="1"/>
          <w:numId w:val="1"/>
        </w:numPr>
        <w:rPr>
          <w:lang w:val="es-ES"/>
        </w:rPr>
      </w:pPr>
      <w:bookmarkStart w:id="21" w:name="interprete_interpretes"/>
      <w:bookmarkStart w:id="22" w:name="_Ref1837429"/>
      <w:bookmarkEnd w:id="21"/>
      <w:r w:rsidRPr="005378E6">
        <w:rPr>
          <w:lang w:val="es-ES"/>
        </w:rPr>
        <w:t>Objeto</w:t>
      </w:r>
      <w:bookmarkEnd w:id="22"/>
    </w:p>
    <w:p w14:paraId="60C899FB" w14:textId="3023CFE3" w:rsidR="007968FE" w:rsidRDefault="007968FE" w:rsidP="00194F5A">
      <w:pPr>
        <w:numPr>
          <w:ilvl w:val="0"/>
          <w:numId w:val="0"/>
        </w:numPr>
        <w:ind w:left="170"/>
        <w:rPr>
          <w:lang w:val="es-ES"/>
        </w:rPr>
      </w:pPr>
      <w:r w:rsidRPr="003455AB">
        <w:rPr>
          <w:rStyle w:val="MAYUSCULA"/>
        </w:rPr>
        <w:t>El productor</w:t>
      </w:r>
      <w:r>
        <w:rPr>
          <w:lang w:val="es-ES"/>
        </w:rPr>
        <w:t xml:space="preserve"> contrata a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665440266"/>
          <w:placeholder>
            <w:docPart w:val="26732F8E3F0A4EB2AB3F2239C6034E44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para que, bajo su criterio artístico y técnico, interprete </w:t>
      </w:r>
      <w:r w:rsidRPr="003455AB">
        <w:rPr>
          <w:rStyle w:val="MAYUSCULA"/>
        </w:rPr>
        <w:fldChar w:fldCharType="begin"/>
      </w:r>
      <w:r w:rsidRPr="003455AB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3455AB">
        <w:rPr>
          <w:rStyle w:val="MAYUSCULA"/>
        </w:rPr>
      </w:r>
      <w:r w:rsidRPr="003455AB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3455AB">
        <w:rPr>
          <w:rStyle w:val="MAYUSCULA"/>
        </w:rPr>
        <w:fldChar w:fldCharType="end"/>
      </w:r>
      <w:r>
        <w:rPr>
          <w:lang w:val="es-ES"/>
        </w:rPr>
        <w:t xml:space="preserve"> que </w:t>
      </w:r>
      <w:r w:rsidRPr="008709B0">
        <w:rPr>
          <w:rStyle w:val="MAYUSCULA"/>
        </w:rPr>
        <w:t>el productor</w:t>
      </w:r>
      <w:r>
        <w:rPr>
          <w:lang w:val="es-ES"/>
        </w:rPr>
        <w:t xml:space="preserve"> fijará por cualquier proceso fonográfico o aud</w:t>
      </w:r>
      <w:r w:rsidR="00431B4E">
        <w:rPr>
          <w:lang w:val="es-ES"/>
        </w:rPr>
        <w:t>iovisual conocido o por conocer</w:t>
      </w:r>
      <w:del w:id="23" w:author="Daniel Gómez" w:date="2019-07-10T14:17:00Z">
        <w:r>
          <w:rPr>
            <w:lang w:val="es-ES"/>
          </w:rPr>
          <w:delText>.</w:delText>
        </w:r>
      </w:del>
    </w:p>
    <w:p w14:paraId="0AC82D72" w14:textId="77777777" w:rsidR="007968FE" w:rsidRDefault="007968FE" w:rsidP="007968FE">
      <w:pPr>
        <w:pStyle w:val="Ttulo2"/>
        <w:numPr>
          <w:ilvl w:val="1"/>
          <w:numId w:val="1"/>
        </w:numPr>
        <w:rPr>
          <w:lang w:val="es-ES"/>
        </w:rPr>
      </w:pPr>
      <w:bookmarkStart w:id="24" w:name="_Ref6353745"/>
      <w:r>
        <w:rPr>
          <w:lang w:val="es-ES"/>
        </w:rPr>
        <w:t>Las obras</w:t>
      </w:r>
      <w:bookmarkEnd w:id="24"/>
    </w:p>
    <w:p w14:paraId="3C841A2C" w14:textId="389DF98B" w:rsidR="00DC009E" w:rsidRDefault="00DC009E" w:rsidP="00DC009E">
      <w:pPr>
        <w:rPr>
          <w:lang w:val="es-ES"/>
        </w:rPr>
      </w:pPr>
      <w:r>
        <w:rPr>
          <w:lang w:val="es-ES"/>
        </w:rPr>
        <w:t xml:space="preserve">Las partes elegirán de mutuo acuerdo </w:t>
      </w:r>
      <w:sdt>
        <w:sdtPr>
          <w:rPr>
            <w:rStyle w:val="Negrilla"/>
          </w:rPr>
          <w:alias w:val="Cantidas de obras"/>
          <w:tag w:val="Cantidas de obras"/>
          <w:id w:val="1684555316"/>
          <w:lock w:val="sdtLocked"/>
          <w:placeholder>
            <w:docPart w:val="DefaultPlaceholder_-1854013440"/>
          </w:placeholder>
        </w:sdtPr>
        <w:sdtEndPr>
          <w:rPr>
            <w:rStyle w:val="Negrilla"/>
          </w:rPr>
        </w:sdtEndPr>
        <w:sdtContent>
          <w:del w:id="25" w:author="Daniel Gómez" w:date="2019-07-10T14:17:00Z">
            <w:r>
              <w:rPr>
                <w:rStyle w:val="Negrilla"/>
              </w:rPr>
              <w:delText>[Cantidad de obras]</w:delText>
            </w:r>
          </w:del>
          <w:ins w:id="26" w:author="Daniel Gómez" w:date="2019-07-10T14:17:00Z">
            <w:r w:rsidR="00FA68AC">
              <w:rPr>
                <w:rStyle w:val="Negrilla"/>
              </w:rPr>
              <w:t>10</w:t>
            </w:r>
          </w:ins>
        </w:sdtContent>
      </w:sdt>
      <w:r>
        <w:rPr>
          <w:lang w:val="es-ES"/>
        </w:rPr>
        <w:t xml:space="preserve"> </w:t>
      </w:r>
      <w:r w:rsidRPr="00DC009E">
        <w:rPr>
          <w:rStyle w:val="Negrilla"/>
        </w:rPr>
        <w:t>obras musicales</w:t>
      </w:r>
      <w:r>
        <w:rPr>
          <w:lang w:val="es-ES"/>
        </w:rPr>
        <w:t xml:space="preserve"> del género </w:t>
      </w:r>
      <w:sdt>
        <w:sdtPr>
          <w:rPr>
            <w:rStyle w:val="Negrilla"/>
          </w:rPr>
          <w:alias w:val="Género o géneros musicales de las obras"/>
          <w:tag w:val="Género o géneros musicales de las obras"/>
          <w:id w:val="-800075357"/>
          <w:lock w:val="sdtLocked"/>
          <w:placeholder>
            <w:docPart w:val="DefaultPlaceholder_-1854013440"/>
          </w:placeholder>
        </w:sdtPr>
        <w:sdtEndPr>
          <w:rPr>
            <w:rStyle w:val="Fuentedeprrafopredeter"/>
            <w:b w:val="0"/>
            <w:lang w:val="es-ES"/>
          </w:rPr>
        </w:sdtEndPr>
        <w:sdtContent>
          <w:del w:id="27" w:author="Daniel Gómez" w:date="2019-07-10T14:17:00Z">
            <w:r>
              <w:rPr>
                <w:rStyle w:val="Negrilla"/>
              </w:rPr>
              <w:delText>[Género 1] y [Género 2]</w:delText>
            </w:r>
          </w:del>
          <w:ins w:id="28" w:author="Daniel Gómez" w:date="2019-07-10T14:17:00Z">
            <w:r w:rsidR="00FA68AC">
              <w:rPr>
                <w:rStyle w:val="Negrilla"/>
              </w:rPr>
              <w:t>Urbano, Electrónica</w:t>
            </w:r>
            <w:r w:rsidR="00976373">
              <w:rPr>
                <w:rStyle w:val="Negrilla"/>
              </w:rPr>
              <w:t xml:space="preserve"> o</w:t>
            </w:r>
            <w:r>
              <w:rPr>
                <w:rStyle w:val="Negrilla"/>
              </w:rPr>
              <w:t xml:space="preserve"> </w:t>
            </w:r>
            <w:r w:rsidR="00FA68AC">
              <w:rPr>
                <w:rStyle w:val="Negrilla"/>
              </w:rPr>
              <w:t>Pop</w:t>
            </w:r>
          </w:ins>
        </w:sdtContent>
      </w:sdt>
      <w:del w:id="29" w:author="Daniel Gómez" w:date="2019-07-10T14:17:00Z">
        <w:r>
          <w:rPr>
            <w:lang w:val="es-ES"/>
          </w:rPr>
          <w:delText>.</w:delText>
        </w:r>
      </w:del>
    </w:p>
    <w:p w14:paraId="32ECE6D2" w14:textId="1F7B0D29" w:rsidR="00DC009E" w:rsidRDefault="00113F19" w:rsidP="007968FE">
      <w:pPr>
        <w:pStyle w:val="Ttulo2"/>
        <w:numPr>
          <w:ilvl w:val="1"/>
          <w:numId w:val="1"/>
        </w:numPr>
        <w:rPr>
          <w:lang w:val="es-ES"/>
        </w:rPr>
      </w:pPr>
      <w:commentRangeStart w:id="30"/>
      <w:r>
        <w:rPr>
          <w:lang w:val="es-ES"/>
        </w:rPr>
        <w:t>Duración</w:t>
      </w:r>
      <w:r w:rsidR="008F7BDE">
        <w:rPr>
          <w:lang w:val="es-ES"/>
        </w:rPr>
        <w:t xml:space="preserve"> y territorio</w:t>
      </w:r>
      <w:commentRangeEnd w:id="30"/>
      <w:r w:rsidR="00131D4A">
        <w:rPr>
          <w:rStyle w:val="Refdecomentario"/>
          <w:rFonts w:asciiTheme="minorHAnsi" w:eastAsiaTheme="minorHAnsi" w:hAnsiTheme="minorHAnsi" w:cstheme="minorBidi"/>
          <w:caps w:val="0"/>
        </w:rPr>
        <w:commentReference w:id="30"/>
      </w:r>
    </w:p>
    <w:p w14:paraId="455FE227" w14:textId="7FAC8FBA" w:rsidR="00113F19" w:rsidRDefault="00113F19" w:rsidP="00194F5A">
      <w:pPr>
        <w:numPr>
          <w:ilvl w:val="0"/>
          <w:numId w:val="0"/>
        </w:numPr>
        <w:ind w:left="170"/>
        <w:rPr>
          <w:lang w:val="es-ES"/>
        </w:rPr>
      </w:pPr>
      <w:r>
        <w:rPr>
          <w:lang w:val="es-ES"/>
        </w:rPr>
        <w:t xml:space="preserve">Este contrato tiene una vigencia de </w:t>
      </w:r>
      <w:sdt>
        <w:sdtPr>
          <w:rPr>
            <w:rStyle w:val="Negrilla"/>
          </w:rPr>
          <w:alias w:val="Duración del contrato"/>
          <w:tag w:val="Duración del contrato"/>
          <w:id w:val="670221526"/>
          <w:lock w:val="sdtLocked"/>
          <w:placeholder>
            <w:docPart w:val="DefaultPlaceholder_-1854013440"/>
          </w:placeholder>
        </w:sdtPr>
        <w:sdtEndPr>
          <w:rPr>
            <w:rStyle w:val="Negrilla"/>
          </w:rPr>
        </w:sdtEndPr>
        <w:sdtContent>
          <w:del w:id="31" w:author="Daniel Gómez" w:date="2019-07-10T14:17:00Z">
            <w:r w:rsidR="00A275C0">
              <w:rPr>
                <w:rStyle w:val="Negrilla"/>
              </w:rPr>
              <w:delText>2</w:delText>
            </w:r>
          </w:del>
          <w:ins w:id="32" w:author="Daniel Gómez" w:date="2019-07-10T14:17:00Z">
            <w:r w:rsidR="00FA68AC">
              <w:rPr>
                <w:rStyle w:val="Negrilla"/>
              </w:rPr>
              <w:t>1</w:t>
            </w:r>
          </w:ins>
        </w:sdtContent>
      </w:sdt>
      <w:del w:id="33" w:author="Daniel Gómez" w:date="2019-07-10T14:17:00Z">
        <w:r>
          <w:rPr>
            <w:lang w:val="es-ES"/>
          </w:rPr>
          <w:delText xml:space="preserve"> </w:delText>
        </w:r>
      </w:del>
      <w:customXmlDelRangeStart w:id="34" w:author="Daniel Gómez" w:date="2019-07-10T14:17:00Z"/>
      <w:sdt>
        <w:sdtPr>
          <w:rPr>
            <w:rStyle w:val="Negrilla"/>
          </w:rPr>
          <w:id w:val="-1915241175"/>
          <w:placeholder>
            <w:docPart w:val="82D9AAF3D52F4B64AB5C8B0317EB3D6D"/>
          </w:placeholder>
          <w:comboBox>
            <w:listItem w:value="Elija un elemento."/>
            <w:listItem w:displayText="meses" w:value="meses"/>
            <w:listItem w:displayText="mes" w:value="mes"/>
            <w:listItem w:displayText="años" w:value="años"/>
            <w:listItem w:displayText="año" w:value="año"/>
          </w:comboBox>
        </w:sdtPr>
        <w:sdtEndPr>
          <w:rPr>
            <w:rStyle w:val="Negrilla"/>
          </w:rPr>
        </w:sdtEndPr>
        <w:sdtContent>
          <w:customXmlDelRangeEnd w:id="34"/>
          <w:del w:id="35" w:author="Daniel Gómez" w:date="2019-07-10T14:17:00Z">
            <w:r w:rsidR="00161FF9">
              <w:rPr>
                <w:rStyle w:val="Negrilla"/>
              </w:rPr>
              <w:delText>años</w:delText>
            </w:r>
          </w:del>
          <w:customXmlDelRangeStart w:id="36" w:author="Daniel Gómez" w:date="2019-07-10T14:17:00Z"/>
        </w:sdtContent>
      </w:sdt>
      <w:customXmlDelRangeEnd w:id="36"/>
      <w:del w:id="37" w:author="Daniel Gómez" w:date="2019-07-10T14:17:00Z">
        <w:r>
          <w:rPr>
            <w:lang w:val="es-ES"/>
          </w:rPr>
          <w:delText xml:space="preserve"> contados</w:delText>
        </w:r>
      </w:del>
      <w:ins w:id="38" w:author="Daniel Gómez" w:date="2019-07-10T14:17:00Z">
        <w:r>
          <w:rPr>
            <w:lang w:val="es-ES"/>
          </w:rPr>
          <w:t xml:space="preserve"> </w:t>
        </w:r>
      </w:ins>
      <w:customXmlInsRangeStart w:id="39" w:author="Daniel Gómez" w:date="2019-07-10T14:17:00Z"/>
      <w:sdt>
        <w:sdtPr>
          <w:rPr>
            <w:rStyle w:val="Negrilla"/>
          </w:rPr>
          <w:id w:val="-1237860897"/>
          <w:placeholder>
            <w:docPart w:val="DefaultPlaceholder_-1854013439"/>
          </w:placeholder>
          <w:comboBox>
            <w:listItem w:value="Elija un elemento."/>
            <w:listItem w:displayText="meses" w:value="meses"/>
            <w:listItem w:displayText="mes" w:value="mes"/>
            <w:listItem w:displayText="años" w:value="años"/>
            <w:listItem w:displayText="año" w:value="año"/>
          </w:comboBox>
        </w:sdtPr>
        <w:sdtEndPr>
          <w:rPr>
            <w:rStyle w:val="Negrilla"/>
          </w:rPr>
        </w:sdtEndPr>
        <w:sdtContent>
          <w:customXmlInsRangeEnd w:id="39"/>
          <w:ins w:id="40" w:author="Daniel Gómez" w:date="2019-07-10T14:17:00Z">
            <w:r w:rsidR="00173EFC">
              <w:rPr>
                <w:rStyle w:val="Negrilla"/>
              </w:rPr>
              <w:t>año</w:t>
            </w:r>
          </w:ins>
          <w:customXmlInsRangeStart w:id="41" w:author="Daniel Gómez" w:date="2019-07-10T14:17:00Z"/>
        </w:sdtContent>
      </w:sdt>
      <w:customXmlInsRangeEnd w:id="41"/>
      <w:ins w:id="42" w:author="Daniel Gómez" w:date="2019-07-10T14:17:00Z">
        <w:r w:rsidR="0005393B">
          <w:rPr>
            <w:lang w:val="es-ES"/>
          </w:rPr>
          <w:t xml:space="preserve"> contado</w:t>
        </w:r>
      </w:ins>
      <w:r>
        <w:rPr>
          <w:lang w:val="es-ES"/>
        </w:rPr>
        <w:t xml:space="preserve"> desde el </w:t>
      </w:r>
      <w:customXmlDelRangeStart w:id="43" w:author="Daniel Gómez" w:date="2019-07-10T14:17:00Z"/>
      <w:sdt>
        <w:sdtPr>
          <w:rPr>
            <w:rStyle w:val="Negrilla"/>
          </w:rPr>
          <w:alias w:val="Fecha de inicio del contrato"/>
          <w:tag w:val="Fecha de inicio del contrato"/>
          <w:id w:val="1891218335"/>
          <w:lock w:val="sdtLocked"/>
          <w:placeholder>
            <w:docPart w:val="83F10BAD6C684F38974861CA19BD97EA"/>
          </w:placeholder>
          <w:date w:fullDate="2019-06-24T00:00:00Z">
            <w:dateFormat w:val="dddd, d 'de' MMMM 'de' yyyy"/>
            <w:lid w:val="es-CO"/>
            <w:storeMappedDataAs w:val="dateTime"/>
            <w:calendar w:val="gregorian"/>
          </w:date>
        </w:sdtPr>
        <w:sdtEndPr>
          <w:rPr>
            <w:rStyle w:val="Fuentedeprrafopredeter"/>
            <w:b w:val="0"/>
            <w:lang w:val="es-ES"/>
          </w:rPr>
        </w:sdtEndPr>
        <w:sdtContent>
          <w:customXmlDelRangeEnd w:id="43"/>
          <w:del w:id="44" w:author="Daniel Gómez" w:date="2019-07-10T14:17:00Z">
            <w:r w:rsidR="00676C8C">
              <w:rPr>
                <w:rStyle w:val="Negrilla"/>
              </w:rPr>
              <w:delText>lunes, 24 de junio de 2019</w:delText>
            </w:r>
          </w:del>
          <w:customXmlDelRangeStart w:id="45" w:author="Daniel Gómez" w:date="2019-07-10T14:17:00Z"/>
        </w:sdtContent>
      </w:sdt>
      <w:customXmlDelRangeEnd w:id="45"/>
      <w:customXmlInsRangeStart w:id="46" w:author="Daniel Gómez" w:date="2019-07-10T14:17:00Z"/>
      <w:sdt>
        <w:sdtPr>
          <w:rPr>
            <w:rStyle w:val="Negrilla"/>
          </w:rPr>
          <w:alias w:val="Fecha de inicio del contrato"/>
          <w:tag w:val="Fecha de inicio del contrato"/>
          <w:id w:val="-766304477"/>
          <w:lock w:val="sdtLocked"/>
          <w:placeholder>
            <w:docPart w:val="DefaultPlaceholder_-1854013438"/>
          </w:placeholder>
          <w:date>
            <w:dateFormat w:val="dddd, d 'de' MMMM 'de' yyyy"/>
            <w:lid w:val="es-CO"/>
            <w:storeMappedDataAs w:val="dateTime"/>
            <w:calendar w:val="gregorian"/>
          </w:date>
        </w:sdtPr>
        <w:sdtEndPr>
          <w:rPr>
            <w:rStyle w:val="Fuentedeprrafopredeter"/>
            <w:b w:val="0"/>
            <w:lang w:val="es-ES"/>
          </w:rPr>
        </w:sdtEndPr>
        <w:sdtContent>
          <w:customXmlInsRangeEnd w:id="46"/>
          <w:ins w:id="47" w:author="Daniel Gómez" w:date="2019-07-10T14:17:00Z">
            <w:r w:rsidR="00173EFC">
              <w:rPr>
                <w:rStyle w:val="Negrilla"/>
              </w:rPr>
              <w:t>lunes, 1 de julio de 2019</w:t>
            </w:r>
          </w:ins>
          <w:customXmlInsRangeStart w:id="48" w:author="Daniel Gómez" w:date="2019-07-10T14:17:00Z"/>
        </w:sdtContent>
      </w:sdt>
      <w:customXmlInsRangeEnd w:id="48"/>
      <w:r w:rsidR="001C0C8A">
        <w:rPr>
          <w:lang w:val="es-ES"/>
        </w:rPr>
        <w:t xml:space="preserve"> </w:t>
      </w:r>
      <w:r w:rsidR="008F7BDE">
        <w:rPr>
          <w:lang w:val="es-ES"/>
        </w:rPr>
        <w:t>en todo el territorio del mundo</w:t>
      </w:r>
    </w:p>
    <w:p w14:paraId="0A73C02C" w14:textId="43F407D4" w:rsidR="000A0613" w:rsidRDefault="000A0613" w:rsidP="000A0613">
      <w:pPr>
        <w:pStyle w:val="Ttulo2"/>
      </w:pPr>
      <w:r w:rsidRPr="000A0613">
        <w:t xml:space="preserve">Obligaciones de </w:t>
      </w:r>
      <w:r w:rsidRPr="000A0613">
        <w:fldChar w:fldCharType="begin"/>
      </w:r>
      <w:r w:rsidRPr="000A0613">
        <w:instrText xml:space="preserve"> REF autor_autores \h  \* MERGEFORMAT </w:instrText>
      </w:r>
      <w:r w:rsidRPr="000A0613">
        <w:fldChar w:fldCharType="separate"/>
      </w:r>
      <w:sdt>
        <w:sdtPr>
          <w:rPr>
            <w:rStyle w:val="MAYUSCULA"/>
            <w:caps/>
          </w:rPr>
          <w:alias w:val="¿Artista o artistas?"/>
          <w:tag w:val="¿Artista o artistas?"/>
          <w:id w:val="1984119488"/>
          <w:placeholder>
            <w:docPart w:val="72E43F34F89343BE986605A04B63FBB3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  <w:caps/>
            </w:rPr>
            <w:t>el artista</w:t>
          </w:r>
        </w:sdtContent>
      </w:sdt>
      <w:r w:rsidRPr="000A0613">
        <w:fldChar w:fldCharType="end"/>
      </w:r>
    </w:p>
    <w:p w14:paraId="15A00ED6" w14:textId="1A12CE94" w:rsidR="00A275C0" w:rsidRDefault="00A275C0" w:rsidP="00A275C0">
      <w:r>
        <w:t xml:space="preserve">Acudir puntualmente y con sus interpretaciones memorizadas y debidamente ensayadas, al lugar indicado por </w:t>
      </w:r>
      <w:r w:rsidRPr="004551D9">
        <w:rPr>
          <w:rStyle w:val="MAYUSCULA"/>
        </w:rPr>
        <w:t>el productor</w:t>
      </w:r>
      <w:del w:id="49" w:author="Daniel Gómez" w:date="2019-07-10T14:17:00Z">
        <w:r>
          <w:delText>.</w:delText>
        </w:r>
      </w:del>
    </w:p>
    <w:p w14:paraId="3865D9B8" w14:textId="5E8BCEEB" w:rsidR="00335660" w:rsidRDefault="00335660" w:rsidP="00A275C0">
      <w:r>
        <w:t xml:space="preserve">Atender y seguir la dirección y observaciones del </w:t>
      </w:r>
      <w:r w:rsidRPr="00335660">
        <w:rPr>
          <w:rStyle w:val="MAYUSCULA"/>
        </w:rPr>
        <w:t>productor</w:t>
      </w:r>
      <w:r>
        <w:t xml:space="preserve"> durante la </w:t>
      </w:r>
      <w:r w:rsidR="002D6B3B">
        <w:t xml:space="preserve">ejecución de </w:t>
      </w:r>
      <w:r w:rsidR="00431B4E">
        <w:t>las interpretaciones</w:t>
      </w:r>
      <w:del w:id="50" w:author="Daniel Gómez" w:date="2019-07-10T14:17:00Z">
        <w:r>
          <w:delText>.</w:delText>
        </w:r>
      </w:del>
    </w:p>
    <w:p w14:paraId="365E479A" w14:textId="348DEE54" w:rsidR="00A275C0" w:rsidRDefault="00A275C0" w:rsidP="00A275C0">
      <w:r>
        <w:t xml:space="preserve">Repetir durante la grabación, a juicio del </w:t>
      </w:r>
      <w:r w:rsidRPr="00A275C0">
        <w:rPr>
          <w:rStyle w:val="MAYUSCULA"/>
        </w:rPr>
        <w:t>productor</w:t>
      </w:r>
      <w:r>
        <w:t xml:space="preserve"> y tantas veces como sea necesario, la interpretación de </w:t>
      </w:r>
      <w:r w:rsidRPr="00A275C0">
        <w:rPr>
          <w:rStyle w:val="MAYUSCULA"/>
        </w:rPr>
        <w:fldChar w:fldCharType="begin"/>
      </w:r>
      <w:r w:rsidRPr="00A275C0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A275C0">
        <w:rPr>
          <w:rStyle w:val="MAYUSCULA"/>
        </w:rPr>
      </w:r>
      <w:r w:rsidRPr="00A275C0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A275C0">
        <w:rPr>
          <w:rStyle w:val="MAYUSCULA"/>
        </w:rPr>
        <w:fldChar w:fldCharType="end"/>
      </w:r>
      <w:del w:id="51" w:author="Daniel Gómez" w:date="2019-07-10T14:17:00Z">
        <w:r>
          <w:delText>.</w:delText>
        </w:r>
      </w:del>
    </w:p>
    <w:p w14:paraId="59EDBE07" w14:textId="585D3FE2" w:rsidR="00A275C0" w:rsidRDefault="00A275C0" w:rsidP="00A275C0">
      <w:commentRangeStart w:id="52"/>
      <w:r>
        <w:t xml:space="preserve">No interpretar </w:t>
      </w:r>
      <w:del w:id="53" w:author="Daniel Gómez" w:date="2019-07-10T14:17:00Z">
        <w:r>
          <w:delText>obra musical alguna</w:delText>
        </w:r>
      </w:del>
      <w:ins w:id="54" w:author="Daniel Gómez" w:date="2019-07-10T14:17:00Z">
        <w:r w:rsidR="00FA68AC">
          <w:t xml:space="preserve">las </w:t>
        </w:r>
        <w:r>
          <w:t>obra</w:t>
        </w:r>
        <w:r w:rsidR="00FA68AC">
          <w:t>s</w:t>
        </w:r>
        <w:r>
          <w:t xml:space="preserve"> musical</w:t>
        </w:r>
        <w:r w:rsidR="00FA68AC">
          <w:t>es seleccionadas</w:t>
        </w:r>
      </w:ins>
      <w:r>
        <w:t xml:space="preserve"> </w:t>
      </w:r>
      <w:r w:rsidR="002D6B3B">
        <w:t>con propósitos de</w:t>
      </w:r>
      <w:r>
        <w:t xml:space="preserve"> fijación en fonograma </w:t>
      </w:r>
      <w:r w:rsidR="004551D9">
        <w:t>o videograma, para sí mismo o para terceros</w:t>
      </w:r>
      <w:ins w:id="55" w:author="Daniel Gómez" w:date="2019-07-10T14:17:00Z">
        <w:r w:rsidR="00FA68AC">
          <w:t xml:space="preserve"> por un periodo de 10 años contados desde la entrada en vigencia del presente contrato</w:t>
        </w:r>
      </w:ins>
      <w:r w:rsidR="004551D9">
        <w:t xml:space="preserve">, sin la previa, expresa y escrita autorización del </w:t>
      </w:r>
      <w:r w:rsidR="004551D9" w:rsidRPr="004551D9">
        <w:rPr>
          <w:rStyle w:val="MAYUSCULA"/>
        </w:rPr>
        <w:t>productor</w:t>
      </w:r>
      <w:del w:id="56" w:author="Daniel Gómez" w:date="2019-07-10T14:17:00Z">
        <w:r w:rsidR="004551D9">
          <w:delText>.</w:delText>
        </w:r>
        <w:commentRangeEnd w:id="52"/>
        <w:r w:rsidR="00131D4A">
          <w:rPr>
            <w:rStyle w:val="Refdecomentario"/>
          </w:rPr>
          <w:commentReference w:id="52"/>
        </w:r>
      </w:del>
    </w:p>
    <w:p w14:paraId="109FFFA4" w14:textId="752D7E1B" w:rsidR="004551D9" w:rsidRDefault="004551D9" w:rsidP="00A275C0">
      <w:r>
        <w:t xml:space="preserve">Asistir en el lugar, las fechas y horas acordadas con </w:t>
      </w:r>
      <w:r w:rsidRPr="004551D9">
        <w:rPr>
          <w:rStyle w:val="MAYUSCULA"/>
        </w:rPr>
        <w:t>el productor</w:t>
      </w:r>
      <w:r>
        <w:t xml:space="preserve"> a las sesiones fotográficas y videográficas necesarias para la producción </w:t>
      </w:r>
      <w:r w:rsidR="00194F5A">
        <w:t>de</w:t>
      </w:r>
      <w:r>
        <w:t xml:space="preserve"> material promocional</w:t>
      </w:r>
      <w:del w:id="57" w:author="Daniel Gómez" w:date="2019-07-10T14:17:00Z">
        <w:r w:rsidR="00194F5A">
          <w:delText>.</w:delText>
        </w:r>
      </w:del>
    </w:p>
    <w:p w14:paraId="651EFC09" w14:textId="6D4BCB31" w:rsidR="00194F5A" w:rsidRDefault="00194F5A" w:rsidP="00A275C0">
      <w:r>
        <w:t xml:space="preserve">Participar y aportar activamente en todas las actividades de promoción de los temas musicales y producciones audiovisuales que incluyan las interpretaciones de </w:t>
      </w:r>
      <w:r w:rsidRPr="00194F5A">
        <w:rPr>
          <w:rStyle w:val="MAYUSCULA"/>
        </w:rPr>
        <w:fldChar w:fldCharType="begin"/>
      </w:r>
      <w:r w:rsidRPr="00194F5A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194F5A">
        <w:rPr>
          <w:rStyle w:val="MAYUSCULA"/>
        </w:rPr>
      </w:r>
      <w:r w:rsidRPr="00194F5A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194F5A">
        <w:rPr>
          <w:rStyle w:val="MAYUSCULA"/>
        </w:rPr>
        <w:fldChar w:fldCharType="end"/>
      </w:r>
      <w:del w:id="58" w:author="Daniel Gómez" w:date="2019-07-10T14:17:00Z">
        <w:r>
          <w:delText>.</w:delText>
        </w:r>
      </w:del>
    </w:p>
    <w:p w14:paraId="70B7CDB8" w14:textId="0FBEFA89" w:rsidR="00194F5A" w:rsidRDefault="00194F5A" w:rsidP="00194F5A">
      <w:pPr>
        <w:pStyle w:val="Ttulo2"/>
      </w:pPr>
      <w:bookmarkStart w:id="59" w:name="_Ref6368113"/>
      <w:commentRangeStart w:id="60"/>
      <w:r>
        <w:t>Obligaciones del productor</w:t>
      </w:r>
      <w:bookmarkEnd w:id="59"/>
      <w:commentRangeEnd w:id="60"/>
      <w:r w:rsidR="00A9594D">
        <w:rPr>
          <w:rStyle w:val="Refdecomentario"/>
          <w:rFonts w:asciiTheme="minorHAnsi" w:eastAsiaTheme="minorHAnsi" w:hAnsiTheme="minorHAnsi" w:cstheme="minorBidi"/>
          <w:caps w:val="0"/>
        </w:rPr>
        <w:commentReference w:id="60"/>
      </w:r>
    </w:p>
    <w:p w14:paraId="565BEDA0" w14:textId="02C41D81" w:rsidR="00194F5A" w:rsidRDefault="00B41561" w:rsidP="00194F5A">
      <w:r>
        <w:t>Reservar el estudio de grabación con el adecuado equipo técnico y artístico</w:t>
      </w:r>
      <w:r w:rsidR="00067152">
        <w:t xml:space="preserve"> necesario</w:t>
      </w:r>
      <w:del w:id="61" w:author="Daniel Gómez" w:date="2019-07-10T14:17:00Z">
        <w:r w:rsidR="00335660">
          <w:delText>.</w:delText>
        </w:r>
      </w:del>
    </w:p>
    <w:p w14:paraId="1FB7EE9D" w14:textId="38AC83DA" w:rsidR="00335660" w:rsidRDefault="00EB5572" w:rsidP="00C2637C">
      <w:r>
        <w:t>Contratar las orquestaciones y</w:t>
      </w:r>
      <w:r w:rsidR="00335660">
        <w:t xml:space="preserve"> arreglos de </w:t>
      </w:r>
      <w:r w:rsidR="00335660" w:rsidRPr="00335660">
        <w:rPr>
          <w:rStyle w:val="MAYUSCULA"/>
        </w:rPr>
        <w:fldChar w:fldCharType="begin"/>
      </w:r>
      <w:r w:rsidR="00335660" w:rsidRPr="00335660">
        <w:rPr>
          <w:rStyle w:val="MAYUSCULA"/>
        </w:rPr>
        <w:instrText xml:space="preserve"> REF _Ref6353745 \h </w:instrText>
      </w:r>
      <w:r w:rsidR="00335660">
        <w:rPr>
          <w:rStyle w:val="MAYUSCULA"/>
        </w:rPr>
        <w:instrText xml:space="preserve"> \* MERGEFORMAT </w:instrText>
      </w:r>
      <w:r w:rsidR="00335660" w:rsidRPr="00335660">
        <w:rPr>
          <w:rStyle w:val="MAYUSCULA"/>
        </w:rPr>
      </w:r>
      <w:r w:rsidR="00335660" w:rsidRPr="00335660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="00335660" w:rsidRPr="00335660">
        <w:rPr>
          <w:rStyle w:val="MAYUSCULA"/>
        </w:rPr>
        <w:fldChar w:fldCharType="end"/>
      </w:r>
      <w:r w:rsidR="00335660">
        <w:t xml:space="preserve">. Si la contratación es realizada directamente por </w:t>
      </w:r>
      <w:r w:rsidR="00335660">
        <w:fldChar w:fldCharType="begin"/>
      </w:r>
      <w:r w:rsidR="00335660">
        <w:instrText xml:space="preserve"> REF autor_autores \h </w:instrText>
      </w:r>
      <w:r w:rsidR="00335660"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1734309023"/>
          <w:placeholder>
            <w:docPart w:val="85F70C1949E7490D909BDF688316686D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 w:rsidR="00335660">
        <w:fldChar w:fldCharType="end"/>
      </w:r>
      <w:r w:rsidR="00335660">
        <w:t xml:space="preserve">, deberá contar con la autorización previa, expresa y escrita del </w:t>
      </w:r>
      <w:r w:rsidR="00335660" w:rsidRPr="00335660">
        <w:rPr>
          <w:rStyle w:val="MAYUSCULA"/>
        </w:rPr>
        <w:t>productor</w:t>
      </w:r>
      <w:del w:id="62" w:author="Daniel Gómez" w:date="2019-07-10T14:17:00Z">
        <w:r w:rsidR="00335660">
          <w:delText>.</w:delText>
        </w:r>
      </w:del>
    </w:p>
    <w:p w14:paraId="6E49CE8E" w14:textId="4D4B1F8F" w:rsidR="00335660" w:rsidRDefault="00335660" w:rsidP="00C2637C">
      <w:r>
        <w:t>Llevar a cabo la grabación o fijación de las interpretaciones en estudios de sonido debidamente equipados y sobre soportes de la mejor calidad. Cuando se trate de grabaciones de presentaciones en vivo, asegurará las condiciones técnicas y de c</w:t>
      </w:r>
      <w:r w:rsidR="00067152">
        <w:t>alidad idóneas para su fijación</w:t>
      </w:r>
      <w:del w:id="63" w:author="Daniel Gómez" w:date="2019-07-10T14:17:00Z">
        <w:r>
          <w:delText>.</w:delText>
        </w:r>
      </w:del>
    </w:p>
    <w:p w14:paraId="20860F67" w14:textId="560687DD" w:rsidR="00335660" w:rsidRDefault="00335660" w:rsidP="00C2637C">
      <w:r>
        <w:lastRenderedPageBreak/>
        <w:t xml:space="preserve">Publicar y comercializar directamente o por intermedio de terceros, </w:t>
      </w:r>
      <w:r w:rsidR="00EB5572">
        <w:t xml:space="preserve">por el tiempo que estime conveniente y siguiendo </w:t>
      </w:r>
      <w:r>
        <w:t xml:space="preserve">su exclusivo criterio comercial, las reproducciones de los fonogramas o videogramas que contengan las interpretaciones de </w:t>
      </w:r>
      <w:r w:rsidRPr="00EB5572">
        <w:rPr>
          <w:rStyle w:val="MAYUSCULA"/>
        </w:rPr>
        <w:fldChar w:fldCharType="begin"/>
      </w:r>
      <w:r w:rsidRPr="00EB5572">
        <w:rPr>
          <w:rStyle w:val="MAYUSCULA"/>
        </w:rPr>
        <w:instrText xml:space="preserve"> REF _Ref6353745 \h </w:instrText>
      </w:r>
      <w:r w:rsidR="00EB5572">
        <w:rPr>
          <w:rStyle w:val="MAYUSCULA"/>
        </w:rPr>
        <w:instrText xml:space="preserve"> \* MERGEFORMAT </w:instrText>
      </w:r>
      <w:r w:rsidRPr="00EB5572">
        <w:rPr>
          <w:rStyle w:val="MAYUSCULA"/>
        </w:rPr>
      </w:r>
      <w:r w:rsidRPr="00EB5572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EB5572">
        <w:rPr>
          <w:rStyle w:val="MAYUSCULA"/>
        </w:rPr>
        <w:fldChar w:fldCharType="end"/>
      </w:r>
      <w:r w:rsidR="00EB5572">
        <w:rPr>
          <w:rStyle w:val="MAYUSCULA"/>
        </w:rPr>
        <w:t xml:space="preserve"> </w:t>
      </w:r>
      <w:r w:rsidR="00EB5572" w:rsidRPr="00EB5572">
        <w:t>como parte</w:t>
      </w:r>
      <w:r w:rsidR="00EB5572">
        <w:rPr>
          <w:rStyle w:val="MAYUSCULA"/>
        </w:rPr>
        <w:t xml:space="preserve"> </w:t>
      </w:r>
      <w:r w:rsidR="00EB5572" w:rsidRPr="00EB5572">
        <w:t>del catálogo del</w:t>
      </w:r>
      <w:r w:rsidR="00EB5572">
        <w:rPr>
          <w:rStyle w:val="MAYUSCULA"/>
        </w:rPr>
        <w:t xml:space="preserve"> productor</w:t>
      </w:r>
      <w:del w:id="64" w:author="Daniel Gómez" w:date="2019-07-10T14:17:00Z">
        <w:r>
          <w:delText>.</w:delText>
        </w:r>
      </w:del>
    </w:p>
    <w:p w14:paraId="5209B8F6" w14:textId="53971E19" w:rsidR="00EB5572" w:rsidRDefault="00EB5572" w:rsidP="00C2637C">
      <w:bookmarkStart w:id="65" w:name="_Ref6368088"/>
      <w:r>
        <w:t xml:space="preserve">Mencionar el nombre o seudónimo de </w:t>
      </w:r>
      <w:r>
        <w:fldChar w:fldCharType="begin"/>
      </w:r>
      <w:r>
        <w:instrText xml:space="preserve"> REF autor_autores \h </w:instrText>
      </w:r>
      <w: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427032092"/>
          <w:placeholder>
            <w:docPart w:val="79617F05B215443C9B399D446B6C2489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fldChar w:fldCharType="end"/>
      </w:r>
      <w:r>
        <w:t xml:space="preserve">, tal y como costa en el presente contrato, en las etiquetas, carátulas, envases o metadatos de los soportes que contengan la fijación o grabación de las interpretaciones de </w:t>
      </w:r>
      <w:r w:rsidRPr="00EB5572">
        <w:rPr>
          <w:rStyle w:val="MAYUSCULA"/>
        </w:rPr>
        <w:fldChar w:fldCharType="begin"/>
      </w:r>
      <w:r w:rsidRPr="00EB5572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EB5572">
        <w:rPr>
          <w:rStyle w:val="MAYUSCULA"/>
        </w:rPr>
      </w:r>
      <w:r w:rsidRPr="00EB5572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EB5572">
        <w:rPr>
          <w:rStyle w:val="MAYUSCULA"/>
        </w:rPr>
        <w:fldChar w:fldCharType="end"/>
      </w:r>
      <w:del w:id="66" w:author="Daniel Gómez" w:date="2019-07-10T14:17:00Z">
        <w:r>
          <w:delText>.</w:delText>
        </w:r>
      </w:del>
      <w:bookmarkEnd w:id="65"/>
    </w:p>
    <w:p w14:paraId="5A098756" w14:textId="676A85BD" w:rsidR="00EB5572" w:rsidRPr="00976373" w:rsidRDefault="00EB5572" w:rsidP="00C2637C">
      <w:pPr>
        <w:rPr>
          <w:rStyle w:val="MAYUSCULA"/>
          <w:caps w:val="0"/>
          <w:rPrChange w:id="67" w:author="Daniel Gómez" w:date="2019-07-10T14:17:00Z">
            <w:rPr/>
          </w:rPrChange>
        </w:rPr>
      </w:pPr>
      <w:r>
        <w:t xml:space="preserve">Pagar a </w:t>
      </w:r>
      <w:r>
        <w:fldChar w:fldCharType="begin"/>
      </w:r>
      <w:r>
        <w:instrText xml:space="preserve"> REF autor_autores \h </w:instrText>
      </w:r>
      <w: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2139299060"/>
          <w:placeholder>
            <w:docPart w:val="E2CFAB540D0B4734A3120551A6FD916A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fldChar w:fldCharType="end"/>
      </w:r>
      <w:r>
        <w:t xml:space="preserve"> la</w:t>
      </w:r>
      <w:r w:rsidR="000B247C">
        <w:rPr>
          <w:rStyle w:val="MAYUSCULA"/>
        </w:rPr>
        <w:t xml:space="preserve"> </w:t>
      </w:r>
      <w:r w:rsidR="000B247C" w:rsidRPr="000B247C">
        <w:rPr>
          <w:rStyle w:val="MAYUSCULA"/>
        </w:rPr>
        <w:fldChar w:fldCharType="begin"/>
      </w:r>
      <w:r w:rsidR="000B247C" w:rsidRPr="000B247C">
        <w:rPr>
          <w:rStyle w:val="MAYUSCULA"/>
        </w:rPr>
        <w:instrText xml:space="preserve"> REF _Ref8033657 \h </w:instrText>
      </w:r>
      <w:r w:rsidR="000B247C">
        <w:rPr>
          <w:rStyle w:val="MAYUSCULA"/>
        </w:rPr>
        <w:instrText xml:space="preserve"> \* MERGEFORMAT </w:instrText>
      </w:r>
      <w:r w:rsidR="000B247C" w:rsidRPr="000B247C">
        <w:rPr>
          <w:rStyle w:val="MAYUSCULA"/>
        </w:rPr>
      </w:r>
      <w:r w:rsidR="000B247C" w:rsidRPr="000B247C">
        <w:rPr>
          <w:rStyle w:val="MAYUSCULA"/>
        </w:rPr>
        <w:fldChar w:fldCharType="separate"/>
      </w:r>
      <w:r w:rsidR="00D453BB" w:rsidRPr="00D453BB">
        <w:rPr>
          <w:rStyle w:val="MAYUSCULA"/>
        </w:rPr>
        <w:t>Remuneración</w:t>
      </w:r>
      <w:r w:rsidR="000B247C" w:rsidRPr="000B247C">
        <w:rPr>
          <w:rStyle w:val="MAYUSCULA"/>
        </w:rPr>
        <w:fldChar w:fldCharType="end"/>
      </w:r>
      <w:del w:id="68" w:author="Daniel Gómez" w:date="2019-07-10T14:17:00Z">
        <w:r>
          <w:delText>.</w:delText>
        </w:r>
      </w:del>
    </w:p>
    <w:p w14:paraId="23303260" w14:textId="3481B631" w:rsidR="00976373" w:rsidRDefault="00976373" w:rsidP="00976373">
      <w:pPr>
        <w:pStyle w:val="Ttulo2"/>
        <w:rPr>
          <w:ins w:id="69" w:author="Daniel Gómez" w:date="2019-07-10T14:17:00Z"/>
          <w:rStyle w:val="MAYUSCULA"/>
          <w:caps/>
        </w:rPr>
      </w:pPr>
      <w:ins w:id="70" w:author="Daniel Gómez" w:date="2019-07-10T14:17:00Z">
        <w:r w:rsidRPr="00976373">
          <w:rPr>
            <w:rStyle w:val="MAYUSCULA"/>
            <w:caps/>
          </w:rPr>
          <w:t>Inversión</w:t>
        </w:r>
      </w:ins>
    </w:p>
    <w:p w14:paraId="6F37587B" w14:textId="3E00A04E" w:rsidR="00976373" w:rsidRDefault="00976373" w:rsidP="00976373">
      <w:pPr>
        <w:rPr>
          <w:ins w:id="71" w:author="Daniel Gómez" w:date="2019-07-10T14:17:00Z"/>
        </w:rPr>
      </w:pPr>
      <w:ins w:id="72" w:author="Daniel Gómez" w:date="2019-07-10T14:17:00Z">
        <w:r w:rsidRPr="00976373">
          <w:rPr>
            <w:rStyle w:val="MAYUSCULA"/>
          </w:rPr>
          <w:t>El productor</w:t>
        </w:r>
        <w:r>
          <w:t xml:space="preserve"> invertirá en la </w:t>
        </w:r>
        <w:r w:rsidRPr="00976373">
          <w:t>producción de contenido (video, fotografía, diseño de piezas gráficas</w:t>
        </w:r>
        <w:r>
          <w:t xml:space="preserve">, entre otros) una suma mínima de </w:t>
        </w:r>
        <w:r w:rsidR="00490E04">
          <w:rPr>
            <w:rStyle w:val="Negrilla"/>
          </w:rPr>
          <w:t>$4</w:t>
        </w:r>
        <w:r w:rsidRPr="00976373">
          <w:rPr>
            <w:rStyle w:val="Negrilla"/>
          </w:rPr>
          <w:t>0.000.000</w:t>
        </w:r>
        <w:r>
          <w:t xml:space="preserve"> de pesos</w:t>
        </w:r>
        <w:r w:rsidR="00937E2F">
          <w:t xml:space="preserve"> durante la vigencia del presente contrato</w:t>
        </w:r>
      </w:ins>
    </w:p>
    <w:p w14:paraId="62C8C641" w14:textId="797817B4" w:rsidR="00976373" w:rsidRPr="00937E2F" w:rsidRDefault="00937E2F" w:rsidP="00976373">
      <w:pPr>
        <w:rPr>
          <w:ins w:id="73" w:author="Daniel Gómez" w:date="2019-07-10T14:17:00Z"/>
          <w:rStyle w:val="MAYUSCULA"/>
          <w:caps w:val="0"/>
        </w:rPr>
      </w:pPr>
      <w:ins w:id="74" w:author="Daniel Gómez" w:date="2019-07-10T14:17:00Z">
        <w:r>
          <w:t>El presupuesto</w:t>
        </w:r>
        <w:r w:rsidR="00976373">
          <w:t xml:space="preserve"> </w:t>
        </w:r>
        <w:r>
          <w:t>a</w:t>
        </w:r>
        <w:r w:rsidR="00976373">
          <w:t xml:space="preserve">l que se refiere el presente título se ejecutará </w:t>
        </w:r>
        <w:r>
          <w:t xml:space="preserve">siguiendo el </w:t>
        </w:r>
        <w:r w:rsidR="00976373">
          <w:t xml:space="preserve">criterio del </w:t>
        </w:r>
        <w:r w:rsidR="00976373" w:rsidRPr="00937E2F">
          <w:rPr>
            <w:rStyle w:val="MAYUSCULA"/>
          </w:rPr>
          <w:t>productor</w:t>
        </w:r>
        <w:r>
          <w:t xml:space="preserve"> siguiendo el plan acordado previamente por </w:t>
        </w:r>
        <w:r w:rsidRPr="00937E2F">
          <w:rPr>
            <w:rStyle w:val="MAYUSCULA"/>
          </w:rPr>
          <w:t xml:space="preserve">las </w:t>
        </w:r>
        <w:r w:rsidRPr="00937E2F">
          <w:rPr>
            <w:rStyle w:val="MAYUSCULA"/>
          </w:rPr>
          <w:fldChar w:fldCharType="begin"/>
        </w:r>
        <w:r w:rsidRPr="00937E2F">
          <w:rPr>
            <w:rStyle w:val="MAYUSCULA"/>
          </w:rPr>
          <w:instrText xml:space="preserve"> REF _Ref1842485 \h </w:instrText>
        </w:r>
        <w:r>
          <w:rPr>
            <w:rStyle w:val="MAYUSCULA"/>
          </w:rPr>
          <w:instrText xml:space="preserve"> \* MERGEFORMAT </w:instrText>
        </w:r>
        <w:r w:rsidRPr="00937E2F">
          <w:rPr>
            <w:rStyle w:val="MAYUSCULA"/>
          </w:rPr>
        </w:r>
        <w:r w:rsidRPr="00937E2F">
          <w:rPr>
            <w:rStyle w:val="MAYUSCULA"/>
          </w:rPr>
          <w:fldChar w:fldCharType="separate"/>
        </w:r>
        <w:r w:rsidR="00D453BB" w:rsidRPr="00D453BB">
          <w:rPr>
            <w:rStyle w:val="MAYUSCULA"/>
          </w:rPr>
          <w:t>Partes</w:t>
        </w:r>
        <w:r w:rsidRPr="00937E2F">
          <w:rPr>
            <w:rStyle w:val="MAYUSCULA"/>
          </w:rPr>
          <w:fldChar w:fldCharType="end"/>
        </w:r>
      </w:ins>
    </w:p>
    <w:p w14:paraId="3A99E381" w14:textId="77777777" w:rsidR="000B247C" w:rsidRDefault="000B247C" w:rsidP="000B247C">
      <w:pPr>
        <w:pStyle w:val="Ttulo2"/>
        <w:rPr>
          <w:lang w:val="es-ES"/>
        </w:rPr>
      </w:pPr>
      <w:bookmarkStart w:id="75" w:name="_Ref6400880"/>
      <w:bookmarkStart w:id="76" w:name="_Ref7813091"/>
      <w:r>
        <w:rPr>
          <w:lang w:val="es-ES"/>
        </w:rPr>
        <w:t>Grabación de las interpretaciones</w:t>
      </w:r>
      <w:bookmarkEnd w:id="75"/>
    </w:p>
    <w:p w14:paraId="3CB9AFF8" w14:textId="2369E2C5" w:rsidR="000B247C" w:rsidRDefault="000B247C" w:rsidP="000B247C">
      <w:pPr>
        <w:rPr>
          <w:lang w:val="es-ES"/>
        </w:rPr>
      </w:pPr>
      <w:r>
        <w:rPr>
          <w:rStyle w:val="MAYUSCULA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rStyle w:val="MAYUSCULA"/>
        </w:rPr>
      </w:r>
      <w:r>
        <w:rPr>
          <w:rStyle w:val="MAYUSCULA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519931148"/>
          <w:placeholder>
            <w:docPart w:val="FDBA9C747926433FADE52D48019DED68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rStyle w:val="MAYUSCULA"/>
        </w:rPr>
        <w:fldChar w:fldCharType="end"/>
      </w:r>
      <w:r>
        <w:rPr>
          <w:lang w:val="es-ES"/>
        </w:rPr>
        <w:t xml:space="preserve"> </w:t>
      </w:r>
      <w:commentRangeStart w:id="77"/>
      <w:r>
        <w:rPr>
          <w:lang w:val="es-ES"/>
        </w:rPr>
        <w:t xml:space="preserve">preseleccionará por lo menos </w:t>
      </w:r>
      <w:commentRangeEnd w:id="77"/>
      <w:r w:rsidR="00747629">
        <w:rPr>
          <w:rStyle w:val="Refdecomentario"/>
        </w:rPr>
        <w:commentReference w:id="77"/>
      </w:r>
      <w:customXmlDelRangeStart w:id="78" w:author="Daniel Gómez" w:date="2019-07-10T14:17:00Z"/>
      <w:sdt>
        <w:sdtPr>
          <w:rPr>
            <w:rStyle w:val="Negrilla"/>
          </w:rPr>
          <w:alias w:val="Cantidad de obras"/>
          <w:tag w:val="Cantidad de obras"/>
          <w:id w:val="916067275"/>
          <w:placeholder>
            <w:docPart w:val="02540E4B119648418BAA39F13E68A35C"/>
          </w:placeholder>
        </w:sdtPr>
        <w:sdtEndPr>
          <w:rPr>
            <w:rStyle w:val="Negrilla"/>
          </w:rPr>
        </w:sdtEndPr>
        <w:sdtContent>
          <w:customXmlDelRangeEnd w:id="78"/>
          <w:del w:id="79" w:author="Daniel Gómez" w:date="2019-07-10T14:17:00Z">
            <w:r>
              <w:rPr>
                <w:rStyle w:val="Negrilla"/>
              </w:rPr>
              <w:delText>[Cantidad preseleccionadas]</w:delText>
            </w:r>
          </w:del>
          <w:customXmlDelRangeStart w:id="80" w:author="Daniel Gómez" w:date="2019-07-10T14:17:00Z"/>
        </w:sdtContent>
      </w:sdt>
      <w:customXmlDelRangeEnd w:id="80"/>
      <w:customXmlInsRangeStart w:id="81" w:author="Daniel Gómez" w:date="2019-07-10T14:17:00Z"/>
      <w:sdt>
        <w:sdtPr>
          <w:rPr>
            <w:rStyle w:val="Negrilla"/>
          </w:rPr>
          <w:alias w:val="Cantidad de obras"/>
          <w:tag w:val="Cantidad de obras"/>
          <w:id w:val="1646311132"/>
          <w:placeholder>
            <w:docPart w:val="F22FCC5E0DAD4973B8C27FA1D98B63E4"/>
          </w:placeholder>
        </w:sdtPr>
        <w:sdtEndPr>
          <w:rPr>
            <w:rStyle w:val="Negrilla"/>
          </w:rPr>
        </w:sdtEndPr>
        <w:sdtContent>
          <w:customXmlInsRangeEnd w:id="81"/>
          <w:ins w:id="82" w:author="Daniel Gómez" w:date="2019-07-10T14:17:00Z">
            <w:r w:rsidR="0005393B">
              <w:rPr>
                <w:rStyle w:val="Negrilla"/>
              </w:rPr>
              <w:t>8</w:t>
            </w:r>
          </w:ins>
          <w:customXmlInsRangeStart w:id="83" w:author="Daniel Gómez" w:date="2019-07-10T14:17:00Z"/>
        </w:sdtContent>
      </w:sdt>
      <w:customXmlInsRangeEnd w:id="83"/>
      <w:r>
        <w:rPr>
          <w:lang w:val="es-ES"/>
        </w:rPr>
        <w:t xml:space="preserve"> </w:t>
      </w:r>
      <w:sdt>
        <w:sdtPr>
          <w:rPr>
            <w:rStyle w:val="Negrilla"/>
          </w:rPr>
          <w:alias w:val="¿Obras u obras?"/>
          <w:tag w:val="¿Obras u obras?"/>
          <w:id w:val="2012565277"/>
          <w:placeholder>
            <w:docPart w:val="6B20096E327A47BA941F378151815A01"/>
          </w:placeholder>
          <w:comboBox>
            <w:listItem w:value="Elija un elemento."/>
            <w:listItem w:displayText="obras" w:value="obras"/>
            <w:listItem w:displayText="obra" w:value="obra"/>
          </w:comboBox>
        </w:sdtPr>
        <w:sdtEndPr>
          <w:rPr>
            <w:rStyle w:val="Negrilla"/>
          </w:rPr>
        </w:sdtEndPr>
        <w:sdtContent>
          <w:r w:rsidR="00173EFC">
            <w:rPr>
              <w:rStyle w:val="Negrilla"/>
            </w:rPr>
            <w:t>obras</w:t>
          </w:r>
        </w:sdtContent>
      </w:sdt>
      <w:r>
        <w:rPr>
          <w:lang w:val="es-ES"/>
        </w:rPr>
        <w:t xml:space="preserve"> de su elección que deberá aprobar </w:t>
      </w:r>
      <w:r w:rsidRPr="00223BCE">
        <w:rPr>
          <w:rStyle w:val="MAYUSCULA"/>
        </w:rPr>
        <w:t>el productor</w:t>
      </w:r>
      <w:del w:id="84" w:author="Daniel Gómez" w:date="2019-07-10T14:17:00Z">
        <w:r>
          <w:rPr>
            <w:lang w:val="es-ES"/>
          </w:rPr>
          <w:delText>.</w:delText>
        </w:r>
      </w:del>
    </w:p>
    <w:p w14:paraId="3AA08A58" w14:textId="302D6673" w:rsidR="000B247C" w:rsidRPr="00DC009E" w:rsidRDefault="000B247C" w:rsidP="000B247C">
      <w:pPr>
        <w:rPr>
          <w:lang w:val="es-ES"/>
        </w:rPr>
      </w:pPr>
      <w:r w:rsidRPr="00223BCE">
        <w:rPr>
          <w:rStyle w:val="MAYUSCULA"/>
        </w:rPr>
        <w:t>El productor</w:t>
      </w:r>
      <w:r>
        <w:rPr>
          <w:lang w:val="es-ES"/>
        </w:rPr>
        <w:t xml:space="preserve"> podrá preseleccionar un número de obras inferior a las seleccionadas por </w:t>
      </w:r>
      <w:sdt>
        <w:sdtPr>
          <w:rPr>
            <w:rStyle w:val="MAYUSCULA"/>
          </w:rPr>
          <w:alias w:val="¿Artista o artistas?"/>
          <w:tag w:val="¿Artista o artistas?"/>
          <w:id w:val="1471944692"/>
          <w:placeholder>
            <w:docPart w:val="BA5D4F7A43E146C1890F82A1F461783C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 w:rsidRPr="00223BCE">
        <w:t>, para que éste las interprete en ejecución del presente contrato</w:t>
      </w:r>
      <w:del w:id="85" w:author="Daniel Gómez" w:date="2019-07-10T14:17:00Z">
        <w:r>
          <w:delText>.</w:delText>
        </w:r>
      </w:del>
    </w:p>
    <w:p w14:paraId="3BE83639" w14:textId="58C01D2C" w:rsidR="000B247C" w:rsidRDefault="000B247C" w:rsidP="000B247C">
      <w:pPr>
        <w:rPr>
          <w:lang w:val="es-ES"/>
        </w:rPr>
      </w:pPr>
      <w:r w:rsidRPr="00D26E21">
        <w:rPr>
          <w:rStyle w:val="MAYUSCULA"/>
        </w:rPr>
        <w:t xml:space="preserve">Las </w:t>
      </w:r>
      <w:r w:rsidRPr="00D26E21">
        <w:rPr>
          <w:rStyle w:val="MAYUSCULA"/>
        </w:rPr>
        <w:fldChar w:fldCharType="begin"/>
      </w:r>
      <w:r w:rsidRPr="00D26E21">
        <w:rPr>
          <w:rStyle w:val="MAYUSCULA"/>
        </w:rPr>
        <w:instrText xml:space="preserve"> REF _Ref1842485 \h </w:instrText>
      </w:r>
      <w:r>
        <w:rPr>
          <w:rStyle w:val="MAYUSCULA"/>
        </w:rPr>
        <w:instrText xml:space="preserve"> \* MERGEFORMAT </w:instrText>
      </w:r>
      <w:r w:rsidRPr="00D26E21">
        <w:rPr>
          <w:rStyle w:val="MAYUSCULA"/>
        </w:rPr>
      </w:r>
      <w:r w:rsidRPr="00D26E21">
        <w:rPr>
          <w:rStyle w:val="MAYUSCULA"/>
        </w:rPr>
        <w:fldChar w:fldCharType="separate"/>
      </w:r>
      <w:r w:rsidR="00D453BB" w:rsidRPr="00D453BB">
        <w:rPr>
          <w:rStyle w:val="MAYUSCULA"/>
        </w:rPr>
        <w:t>Partes</w:t>
      </w:r>
      <w:r w:rsidRPr="00D26E21">
        <w:rPr>
          <w:rStyle w:val="MAYUSCULA"/>
        </w:rPr>
        <w:fldChar w:fldCharType="end"/>
      </w:r>
      <w:r>
        <w:rPr>
          <w:rStyle w:val="MAYUSCULA"/>
        </w:rPr>
        <w:t xml:space="preserve"> </w:t>
      </w:r>
      <w:r>
        <w:rPr>
          <w:lang w:val="es-ES"/>
        </w:rPr>
        <w:t>acordarán las fechas</w:t>
      </w:r>
      <w:ins w:id="86" w:author="Daniel Gómez" w:date="2019-07-10T14:17:00Z">
        <w:r w:rsidR="0005393B">
          <w:rPr>
            <w:lang w:val="es-ES"/>
          </w:rPr>
          <w:t>, el lugar</w:t>
        </w:r>
      </w:ins>
      <w:r>
        <w:rPr>
          <w:lang w:val="es-ES"/>
        </w:rPr>
        <w:t xml:space="preserve"> y</w:t>
      </w:r>
      <w:ins w:id="87" w:author="Daniel Gómez" w:date="2019-07-10T14:17:00Z">
        <w:r>
          <w:rPr>
            <w:lang w:val="es-ES"/>
          </w:rPr>
          <w:t xml:space="preserve"> </w:t>
        </w:r>
        <w:r w:rsidR="0005393B">
          <w:rPr>
            <w:lang w:val="es-ES"/>
          </w:rPr>
          <w:t>las</w:t>
        </w:r>
      </w:ins>
      <w:r w:rsidR="0005393B">
        <w:rPr>
          <w:lang w:val="es-ES"/>
        </w:rPr>
        <w:t xml:space="preserve"> </w:t>
      </w:r>
      <w:r>
        <w:rPr>
          <w:lang w:val="es-ES"/>
        </w:rPr>
        <w:t xml:space="preserve">horas en las cuales deberán llevarse a cabo las sesiones de preproducción y grabación de las interpretaciones de </w:t>
      </w:r>
      <w:r w:rsidRPr="000E6F5E">
        <w:rPr>
          <w:rStyle w:val="MAYUSCULA"/>
        </w:rPr>
        <w:fldChar w:fldCharType="begin"/>
      </w:r>
      <w:r w:rsidRPr="000E6F5E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0E6F5E">
        <w:rPr>
          <w:rStyle w:val="MAYUSCULA"/>
        </w:rPr>
      </w:r>
      <w:r w:rsidRPr="000E6F5E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0E6F5E">
        <w:rPr>
          <w:rStyle w:val="MAYUSCULA"/>
        </w:rPr>
        <w:fldChar w:fldCharType="end"/>
      </w:r>
      <w:del w:id="88" w:author="Daniel Gómez" w:date="2019-07-10T14:17:00Z">
        <w:r>
          <w:rPr>
            <w:lang w:val="es-ES"/>
          </w:rPr>
          <w:delText>.</w:delText>
        </w:r>
      </w:del>
    </w:p>
    <w:p w14:paraId="567503E5" w14:textId="5D2C0131" w:rsidR="000B247C" w:rsidRDefault="000B247C" w:rsidP="000B247C">
      <w:pPr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1508400692"/>
          <w:placeholder>
            <w:docPart w:val="6DD9EEDCC780476CBEA43554DC861822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informará</w:t>
      </w:r>
      <w:r w:rsidRPr="00D26E21">
        <w:t xml:space="preserve"> al</w:t>
      </w:r>
      <w:r w:rsidRPr="00244C68">
        <w:rPr>
          <w:rStyle w:val="MAYUSCULA"/>
        </w:rPr>
        <w:t xml:space="preserve"> productor </w:t>
      </w:r>
      <w:r>
        <w:rPr>
          <w:lang w:val="es-ES"/>
        </w:rPr>
        <w:t xml:space="preserve">con 24 horas de anticipación cualquier razón que le impida presentarse </w:t>
      </w:r>
      <w:r w:rsidR="00431B4E">
        <w:rPr>
          <w:lang w:val="es-ES"/>
        </w:rPr>
        <w:t>a realizar sus interpretaciones</w:t>
      </w:r>
      <w:del w:id="89" w:author="Daniel Gómez" w:date="2019-07-10T14:17:00Z">
        <w:r>
          <w:rPr>
            <w:lang w:val="es-ES"/>
          </w:rPr>
          <w:delText>.</w:delText>
        </w:r>
      </w:del>
    </w:p>
    <w:p w14:paraId="62234434" w14:textId="7C369754" w:rsidR="000B247C" w:rsidRDefault="000B247C" w:rsidP="000B247C">
      <w:pPr>
        <w:rPr>
          <w:lang w:val="es-ES"/>
        </w:rPr>
      </w:pPr>
      <w:r>
        <w:rPr>
          <w:lang w:val="es-ES"/>
        </w:rPr>
        <w:t xml:space="preserve">Solo se tomará como incumplimiento justificado de esta obligación el incumplimiento de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1411612087"/>
          <w:placeholder>
            <w:docPart w:val="EE462420C6B94B0B8DAEF9FE32193859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 por incapacidad médica corroborada por el médico que designe </w:t>
      </w:r>
      <w:r w:rsidRPr="000E6F5E">
        <w:rPr>
          <w:rStyle w:val="MAYUSCULA"/>
        </w:rPr>
        <w:t>el productor</w:t>
      </w:r>
      <w:del w:id="90" w:author="Daniel Gómez" w:date="2019-07-10T14:17:00Z">
        <w:r>
          <w:rPr>
            <w:lang w:val="es-ES"/>
          </w:rPr>
          <w:delText>.</w:delText>
        </w:r>
      </w:del>
    </w:p>
    <w:p w14:paraId="7DFC5AD3" w14:textId="77777777" w:rsidR="00606BC5" w:rsidRPr="005378E6" w:rsidRDefault="00606BC5" w:rsidP="00606BC5">
      <w:pPr>
        <w:pStyle w:val="Ttulo2"/>
        <w:numPr>
          <w:ilvl w:val="1"/>
          <w:numId w:val="1"/>
        </w:numPr>
        <w:rPr>
          <w:lang w:val="es-ES"/>
        </w:rPr>
      </w:pPr>
      <w:bookmarkStart w:id="91" w:name="_Ref8033657"/>
      <w:r>
        <w:rPr>
          <w:lang w:val="es-ES"/>
        </w:rPr>
        <w:t>Remuneración</w:t>
      </w:r>
      <w:bookmarkEnd w:id="76"/>
      <w:bookmarkEnd w:id="91"/>
    </w:p>
    <w:p w14:paraId="55354BFC" w14:textId="55586C3F" w:rsidR="00606BC5" w:rsidRDefault="00606BC5" w:rsidP="00606BC5">
      <w:pPr>
        <w:numPr>
          <w:ilvl w:val="2"/>
          <w:numId w:val="1"/>
        </w:numPr>
        <w:rPr>
          <w:lang w:val="es-ES"/>
        </w:rPr>
      </w:pPr>
      <w:r w:rsidRPr="001A1D8C">
        <w:rPr>
          <w:lang w:val="es-ES"/>
        </w:rPr>
        <w:t xml:space="preserve">Como remuneración por sus interpretaciones y actuaciones en obras audiovisuales, </w:t>
      </w:r>
      <w:r w:rsidRPr="001A1D8C">
        <w:rPr>
          <w:rStyle w:val="MAYUSCULA"/>
        </w:rPr>
        <w:t>el productor</w:t>
      </w:r>
      <w:r w:rsidRPr="001A1D8C">
        <w:rPr>
          <w:lang w:val="es-ES"/>
        </w:rPr>
        <w:t xml:space="preserve"> pagará a</w:t>
      </w:r>
      <w:r>
        <w:rPr>
          <w:lang w:val="es-ES"/>
        </w:rPr>
        <w:t xml:space="preserve">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2028482720"/>
          <w:placeholder>
            <w:docPart w:val="187887FAB1ED4FFB9C6EA4936F5E4F14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 w:rsidRPr="001A1D8C">
        <w:rPr>
          <w:lang w:val="es-ES"/>
        </w:rPr>
        <w:t xml:space="preserve"> un</w:t>
      </w:r>
      <w:r>
        <w:rPr>
          <w:lang w:val="es-ES"/>
        </w:rPr>
        <w:t xml:space="preserve"> porcentaje del derecho que posee </w:t>
      </w:r>
      <w:r w:rsidR="00937E2F">
        <w:rPr>
          <w:lang w:val="es-ES"/>
        </w:rPr>
        <w:t xml:space="preserve">del recaudo por la explotación </w:t>
      </w:r>
      <w:r w:rsidR="00937E2F">
        <w:rPr>
          <w:rPrChange w:id="92" w:author="Daniel Gómez" w:date="2019-07-10T14:17:00Z">
            <w:rPr>
              <w:lang w:val="es-ES"/>
            </w:rPr>
          </w:rPrChange>
        </w:rPr>
        <w:t>d</w:t>
      </w:r>
      <w:r w:rsidR="00937E2F">
        <w:t>e</w:t>
      </w:r>
      <w:r>
        <w:t xml:space="preserve"> las fijaciones de </w:t>
      </w:r>
      <w:r w:rsidRPr="004C1625">
        <w:rPr>
          <w:rStyle w:val="MAYUSCULA"/>
        </w:rPr>
        <w:t>las obras</w:t>
      </w:r>
      <w:r>
        <w:rPr>
          <w:lang w:val="es-ES"/>
        </w:rPr>
        <w:t xml:space="preserve">, según sea pactado por las partes en los posteriores acuerdos de distribución de regalías o </w:t>
      </w:r>
      <w:r w:rsidRPr="001A1D8C">
        <w:rPr>
          <w:i/>
          <w:lang w:val="en-US"/>
        </w:rPr>
        <w:t>Split Sheet</w:t>
      </w:r>
      <w:del w:id="93" w:author="Daniel Gómez" w:date="2019-07-10T14:17:00Z">
        <w:r w:rsidRPr="001A1D8C">
          <w:rPr>
            <w:lang w:val="es-ES"/>
          </w:rPr>
          <w:delText>.</w:delText>
        </w:r>
      </w:del>
    </w:p>
    <w:p w14:paraId="78B0DBC9" w14:textId="3C3D9B1B" w:rsidR="00606BC5" w:rsidRPr="000F3E68" w:rsidRDefault="00606BC5" w:rsidP="00606BC5">
      <w:pPr>
        <w:numPr>
          <w:ilvl w:val="2"/>
          <w:numId w:val="1"/>
        </w:numPr>
        <w:rPr>
          <w:lang w:val="es-ES"/>
        </w:rPr>
      </w:pPr>
      <w:r w:rsidRPr="00C53D84">
        <w:rPr>
          <w:rStyle w:val="MAYUSCULA"/>
        </w:rPr>
        <w:t xml:space="preserve">Las </w:t>
      </w:r>
      <w:r w:rsidRPr="00C53D84">
        <w:rPr>
          <w:rStyle w:val="MAYUSCULA"/>
        </w:rPr>
        <w:fldChar w:fldCharType="begin"/>
      </w:r>
      <w:r w:rsidRPr="00C53D84">
        <w:rPr>
          <w:rStyle w:val="MAYUSCULA"/>
        </w:rPr>
        <w:instrText xml:space="preserve"> REF _Ref1842485 \h </w:instrText>
      </w:r>
      <w:r>
        <w:rPr>
          <w:rStyle w:val="MAYUSCULA"/>
        </w:rPr>
        <w:instrText xml:space="preserve"> \* MERGEFORMAT </w:instrText>
      </w:r>
      <w:r w:rsidRPr="00C53D84">
        <w:rPr>
          <w:rStyle w:val="MAYUSCULA"/>
        </w:rPr>
      </w:r>
      <w:r w:rsidRPr="00C53D84">
        <w:rPr>
          <w:rStyle w:val="MAYUSCULA"/>
        </w:rPr>
        <w:fldChar w:fldCharType="separate"/>
      </w:r>
      <w:r w:rsidR="00D453BB" w:rsidRPr="00D453BB">
        <w:rPr>
          <w:rStyle w:val="MAYUSCULA"/>
        </w:rPr>
        <w:t>Partes</w:t>
      </w:r>
      <w:r w:rsidRPr="00C53D84">
        <w:rPr>
          <w:rStyle w:val="MAYUSCULA"/>
        </w:rPr>
        <w:fldChar w:fldCharType="end"/>
      </w:r>
      <w:r>
        <w:rPr>
          <w:lang w:val="es-ES"/>
        </w:rPr>
        <w:t xml:space="preserve"> se obligan a suscribir un acuerdo de distribución de regalías o </w:t>
      </w:r>
      <w:r w:rsidRPr="001A1D8C">
        <w:rPr>
          <w:i/>
          <w:lang w:val="en-US"/>
        </w:rPr>
        <w:t>Split Shee</w:t>
      </w:r>
      <w:r w:rsidRPr="00BA42E1">
        <w:rPr>
          <w:lang w:val="en-US"/>
        </w:rPr>
        <w:t>t</w:t>
      </w:r>
      <w:r w:rsidRPr="00BA42E1">
        <w:t xml:space="preserve"> por cada interpretación </w:t>
      </w:r>
      <w:r>
        <w:t xml:space="preserve">fijada en </w:t>
      </w:r>
      <w:r w:rsidR="00431B4E">
        <w:t>ejecución del presente contrato</w:t>
      </w:r>
      <w:del w:id="94" w:author="Daniel Gómez" w:date="2019-07-10T14:17:00Z">
        <w:r>
          <w:delText>.</w:delText>
        </w:r>
      </w:del>
    </w:p>
    <w:p w14:paraId="33EC94AC" w14:textId="3EE8F6EB" w:rsidR="00606BC5" w:rsidRDefault="00606BC5" w:rsidP="00606BC5">
      <w:pPr>
        <w:numPr>
          <w:ilvl w:val="2"/>
          <w:numId w:val="1"/>
        </w:numPr>
        <w:rPr>
          <w:lang w:val="es-ES"/>
        </w:rPr>
      </w:pPr>
      <w:commentRangeStart w:id="95"/>
      <w:r>
        <w:rPr>
          <w:lang w:val="es-ES"/>
        </w:rPr>
        <w:t>En el supuesto que falte el acuerdo del que trata el literal anterior</w:t>
      </w:r>
      <w:r>
        <w:t xml:space="preserve">, </w:t>
      </w:r>
      <w:r w:rsidRPr="000F3E68">
        <w:rPr>
          <w:rStyle w:val="MAYUSCULA"/>
        </w:rPr>
        <w:t>el productor</w:t>
      </w:r>
      <w:r w:rsidRPr="000F3E68">
        <w:t xml:space="preserve"> </w:t>
      </w:r>
      <w:commentRangeEnd w:id="95"/>
      <w:r w:rsidR="00C115FD">
        <w:rPr>
          <w:rStyle w:val="Refdecomentario"/>
        </w:rPr>
        <w:commentReference w:id="95"/>
      </w:r>
      <w:r w:rsidRPr="000F3E68">
        <w:t xml:space="preserve">se </w:t>
      </w:r>
      <w:r>
        <w:t xml:space="preserve">obliga a reconocer como mínimo el </w:t>
      </w:r>
      <w:sdt>
        <w:sdtPr>
          <w:rPr>
            <w:rStyle w:val="Negrilla"/>
          </w:rPr>
          <w:alias w:val="Porcentaje mínimo regalías"/>
          <w:tag w:val="Porcentaje mínimo regalías"/>
          <w:id w:val="1344750204"/>
          <w:lock w:val="sdtLocked"/>
          <w:placeholder>
            <w:docPart w:val="5CF22C37970F4EFE9F2D1E099C077973"/>
          </w:placeholder>
        </w:sdtPr>
        <w:sdtEndPr>
          <w:rPr>
            <w:rStyle w:val="Fuentedeprrafopredeter"/>
            <w:b w:val="0"/>
          </w:rPr>
        </w:sdtEndPr>
        <w:sdtContent>
          <w:del w:id="96" w:author="Daniel Gómez" w:date="2019-07-10T14:17:00Z">
            <w:r>
              <w:rPr>
                <w:rStyle w:val="Negrilla"/>
              </w:rPr>
              <w:delText>10</w:delText>
            </w:r>
          </w:del>
          <w:ins w:id="97" w:author="Daniel Gómez" w:date="2019-07-10T14:17:00Z">
            <w:r w:rsidR="000F0BA3">
              <w:rPr>
                <w:rStyle w:val="Negrilla"/>
              </w:rPr>
              <w:t>5</w:t>
            </w:r>
            <w:r>
              <w:rPr>
                <w:rStyle w:val="Negrilla"/>
              </w:rPr>
              <w:t>0</w:t>
            </w:r>
          </w:ins>
        </w:sdtContent>
      </w:sdt>
      <w:r>
        <w:rPr>
          <w:rStyle w:val="Negrilla"/>
        </w:rPr>
        <w:t>%</w:t>
      </w:r>
      <w:r w:rsidRPr="006111AA">
        <w:t xml:space="preserve"> de </w:t>
      </w:r>
      <w:r>
        <w:t xml:space="preserve">los derechos del recaudo por la explotación de los derechos del </w:t>
      </w:r>
      <w:r w:rsidRPr="003A5061">
        <w:rPr>
          <w:rStyle w:val="MAYUSCULA"/>
        </w:rPr>
        <w:t>productor</w:t>
      </w:r>
      <w:r w:rsidRPr="004C1625">
        <w:t xml:space="preserve"> s</w:t>
      </w:r>
      <w:r>
        <w:t xml:space="preserve">obre las fijaciones de </w:t>
      </w:r>
      <w:r w:rsidRPr="00EE07AC">
        <w:rPr>
          <w:rStyle w:val="MAYUSCULA"/>
        </w:rPr>
        <w:t>las obras</w:t>
      </w:r>
      <w:r>
        <w:t xml:space="preserve"> en favor de</w:t>
      </w:r>
      <w:r>
        <w:rPr>
          <w:lang w:val="es-ES"/>
        </w:rPr>
        <w:t xml:space="preserve">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457645386"/>
          <w:placeholder>
            <w:docPart w:val="AA6ACA31D85544B7903DC8B9606D8A28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del w:id="98" w:author="Daniel Gómez" w:date="2019-07-10T14:17:00Z">
        <w:r>
          <w:delText>.</w:delText>
        </w:r>
      </w:del>
    </w:p>
    <w:p w14:paraId="0A555DC1" w14:textId="77777777" w:rsidR="00606BC5" w:rsidRDefault="00606BC5" w:rsidP="00606BC5">
      <w:pPr>
        <w:numPr>
          <w:ilvl w:val="2"/>
          <w:numId w:val="1"/>
        </w:numPr>
        <w:rPr>
          <w:del w:id="99" w:author="Daniel Gómez" w:date="2019-07-10T14:17:00Z"/>
          <w:lang w:val="es-ES"/>
        </w:rPr>
      </w:pPr>
      <w:commentRangeStart w:id="100"/>
      <w:del w:id="101" w:author="Daniel Gómez" w:date="2019-07-10T14:17:00Z">
        <w:r>
          <w:rPr>
            <w:lang w:val="es-ES"/>
          </w:rPr>
          <w:delText xml:space="preserve">Las regalías serán liquidadas en periodos anuales después de que se haga efectivo el recaudo de los derechos que le corresponden a </w:delText>
        </w:r>
        <w:r w:rsidRPr="005B1CC3">
          <w:rPr>
            <w:rStyle w:val="MAYUSCULA"/>
          </w:rPr>
          <w:delText>el productor</w:delText>
        </w:r>
        <w:r>
          <w:rPr>
            <w:lang w:val="es-ES"/>
          </w:rPr>
          <w:delText>.</w:delText>
        </w:r>
        <w:commentRangeEnd w:id="100"/>
        <w:r w:rsidR="004E3B29">
          <w:rPr>
            <w:rStyle w:val="Refdecomentario"/>
          </w:rPr>
          <w:commentReference w:id="100"/>
        </w:r>
      </w:del>
    </w:p>
    <w:p w14:paraId="4F58E2DD" w14:textId="5585D1B8" w:rsidR="008F5B06" w:rsidRPr="006D3775" w:rsidRDefault="008F5B06" w:rsidP="008F5B06">
      <w:pPr>
        <w:numPr>
          <w:ilvl w:val="2"/>
          <w:numId w:val="1"/>
        </w:numPr>
        <w:ind w:hanging="170"/>
        <w:rPr>
          <w:ins w:id="102" w:author="Daniel Gómez" w:date="2019-07-10T14:17:00Z"/>
        </w:rPr>
      </w:pPr>
      <w:ins w:id="103" w:author="Daniel Gómez" w:date="2019-07-10T14:17:00Z">
        <w:r>
          <w:t>E</w:t>
        </w:r>
        <w:r w:rsidRPr="006D3775">
          <w:t xml:space="preserve">l </w:t>
        </w:r>
        <w:r>
          <w:rPr>
            <w:rStyle w:val="MAYUSCULA"/>
          </w:rPr>
          <w:t>productor</w:t>
        </w:r>
        <w:r w:rsidRPr="006D3775">
          <w:t xml:space="preserve"> computará todos los montos pagaderos</w:t>
        </w:r>
        <w:r>
          <w:t xml:space="preserve"> a</w:t>
        </w:r>
        <w:r w:rsidRPr="006D3775">
          <w:t xml:space="preserve"> </w:t>
        </w:r>
        <w:r w:rsidRPr="009B5AB8">
          <w:rPr>
            <w:rStyle w:val="MAYUSCULA"/>
          </w:rPr>
          <w:t xml:space="preserve">Las </w:t>
        </w:r>
        <w:r w:rsidRPr="009B5AB8">
          <w:rPr>
            <w:rStyle w:val="MAYUSCULA"/>
          </w:rPr>
          <w:fldChar w:fldCharType="begin"/>
        </w:r>
        <w:r w:rsidRPr="009B5AB8">
          <w:rPr>
            <w:rStyle w:val="MAYUSCULA"/>
          </w:rPr>
          <w:instrText xml:space="preserve"> REF _Ref1842485 \h </w:instrText>
        </w:r>
        <w:r>
          <w:rPr>
            <w:rStyle w:val="MAYUSCULA"/>
          </w:rPr>
          <w:instrText xml:space="preserve"> \* MERGEFORMAT </w:instrText>
        </w:r>
        <w:r w:rsidRPr="009B5AB8">
          <w:rPr>
            <w:rStyle w:val="MAYUSCULA"/>
          </w:rPr>
        </w:r>
        <w:r w:rsidRPr="009B5AB8">
          <w:rPr>
            <w:rStyle w:val="MAYUSCULA"/>
          </w:rPr>
          <w:fldChar w:fldCharType="separate"/>
        </w:r>
        <w:r w:rsidR="00D453BB" w:rsidRPr="00D453BB">
          <w:rPr>
            <w:rStyle w:val="MAYUSCULA"/>
          </w:rPr>
          <w:t>Partes</w:t>
        </w:r>
        <w:r w:rsidRPr="009B5AB8">
          <w:rPr>
            <w:rStyle w:val="MAYUSCULA"/>
          </w:rPr>
          <w:fldChar w:fldCharType="end"/>
        </w:r>
        <w:r w:rsidRPr="006D3775">
          <w:t xml:space="preserve"> y rendirá un estado de cuenta junto con el pago </w:t>
        </w:r>
        <w:r>
          <w:t>a más tardar quince (15) días después de recibido</w:t>
        </w:r>
        <w:r w:rsidRPr="006D3775">
          <w:t xml:space="preserve"> </w:t>
        </w:r>
        <w:r>
          <w:t xml:space="preserve">cualquier ingreso por concepto de regalías de </w:t>
        </w:r>
        <w:r w:rsidRPr="008F5B06">
          <w:rPr>
            <w:rStyle w:val="MAYUSCULA"/>
          </w:rPr>
          <w:fldChar w:fldCharType="begin"/>
        </w:r>
        <w:r w:rsidRPr="008F5B06">
          <w:rPr>
            <w:rStyle w:val="MAYUSCULA"/>
          </w:rPr>
          <w:instrText xml:space="preserve"> REF _Ref6353745 \h </w:instrText>
        </w:r>
        <w:r>
          <w:rPr>
            <w:rStyle w:val="MAYUSCULA"/>
          </w:rPr>
          <w:instrText xml:space="preserve"> \* MERGEFORMAT </w:instrText>
        </w:r>
        <w:r w:rsidRPr="008F5B06">
          <w:rPr>
            <w:rStyle w:val="MAYUSCULA"/>
          </w:rPr>
        </w:r>
        <w:r w:rsidRPr="008F5B06">
          <w:rPr>
            <w:rStyle w:val="MAYUSCULA"/>
          </w:rPr>
          <w:fldChar w:fldCharType="separate"/>
        </w:r>
        <w:r w:rsidR="00D453BB" w:rsidRPr="00D453BB">
          <w:rPr>
            <w:rStyle w:val="MAYUSCULA"/>
          </w:rPr>
          <w:t>Las obras</w:t>
        </w:r>
        <w:r w:rsidRPr="008F5B06">
          <w:rPr>
            <w:rStyle w:val="MAYUSCULA"/>
          </w:rPr>
          <w:fldChar w:fldCharType="end"/>
        </w:r>
      </w:ins>
    </w:p>
    <w:p w14:paraId="200426BB" w14:textId="5045D3F1" w:rsidR="008F5B06" w:rsidRDefault="008F5B06" w:rsidP="008F5B06">
      <w:pPr>
        <w:numPr>
          <w:ilvl w:val="2"/>
          <w:numId w:val="1"/>
        </w:numPr>
        <w:ind w:hanging="170"/>
        <w:rPr>
          <w:ins w:id="104" w:author="Daniel Gómez" w:date="2019-07-10T14:17:00Z"/>
        </w:rPr>
      </w:pPr>
      <w:ins w:id="105" w:author="Daniel Gómez" w:date="2019-07-10T14:17:00Z">
        <w:r w:rsidRPr="006329AD">
          <w:rPr>
            <w:rStyle w:val="MAYUSCULA"/>
          </w:rPr>
          <w:t xml:space="preserve">Las </w:t>
        </w:r>
        <w:r w:rsidRPr="006329AD">
          <w:rPr>
            <w:rStyle w:val="MAYUSCULA"/>
          </w:rPr>
          <w:fldChar w:fldCharType="begin"/>
        </w:r>
        <w:r w:rsidRPr="006329AD">
          <w:rPr>
            <w:rStyle w:val="MAYUSCULA"/>
          </w:rPr>
          <w:instrText xml:space="preserve"> REF _Ref1842485 \h </w:instrText>
        </w:r>
        <w:r>
          <w:rPr>
            <w:rStyle w:val="MAYUSCULA"/>
          </w:rPr>
          <w:instrText xml:space="preserve"> \* MERGEFORMAT </w:instrText>
        </w:r>
        <w:r w:rsidRPr="006329AD">
          <w:rPr>
            <w:rStyle w:val="MAYUSCULA"/>
          </w:rPr>
        </w:r>
        <w:r w:rsidRPr="006329AD">
          <w:rPr>
            <w:rStyle w:val="MAYUSCULA"/>
          </w:rPr>
          <w:fldChar w:fldCharType="separate"/>
        </w:r>
        <w:r w:rsidR="00D453BB" w:rsidRPr="00D453BB">
          <w:rPr>
            <w:rStyle w:val="MAYUSCULA"/>
          </w:rPr>
          <w:t>Partes</w:t>
        </w:r>
        <w:r w:rsidRPr="006329AD">
          <w:rPr>
            <w:rStyle w:val="MAYUSCULA"/>
          </w:rPr>
          <w:fldChar w:fldCharType="end"/>
        </w:r>
        <w:r w:rsidRPr="006D3775">
          <w:t xml:space="preserve"> acuerda</w:t>
        </w:r>
        <w:r>
          <w:t>n</w:t>
        </w:r>
        <w:r w:rsidRPr="006D3775">
          <w:t xml:space="preserve"> mantener libros y registros precisos de todas las transacciones relacionadas </w:t>
        </w:r>
        <w:r>
          <w:t xml:space="preserve">la ejecución del presente contrato. Los </w:t>
        </w:r>
        <w:r w:rsidRPr="006D3775">
          <w:t xml:space="preserve">libros y registros pueden ser inspeccionados o auditados durante las horas hábiles regulares por </w:t>
        </w:r>
        <w:r>
          <w:t>la otra parte</w:t>
        </w:r>
        <w:r w:rsidRPr="006D3775">
          <w:t xml:space="preserve"> o </w:t>
        </w:r>
        <w:r>
          <w:t>un representante</w:t>
        </w:r>
        <w:r w:rsidRPr="006D3775">
          <w:t xml:space="preserve">, previa notificación y </w:t>
        </w:r>
        <w:r>
          <w:t xml:space="preserve">a </w:t>
        </w:r>
        <w:r w:rsidRPr="006D3775">
          <w:t>costo exclusivo de</w:t>
        </w:r>
        <w:r>
          <w:t xml:space="preserve"> la parte solicitante</w:t>
        </w:r>
      </w:ins>
    </w:p>
    <w:p w14:paraId="5A4EA3BB" w14:textId="77777777" w:rsidR="008F5B06" w:rsidRDefault="008F5B06" w:rsidP="008F5B06">
      <w:pPr>
        <w:numPr>
          <w:ilvl w:val="2"/>
          <w:numId w:val="1"/>
        </w:numPr>
        <w:ind w:hanging="170"/>
        <w:rPr>
          <w:ins w:id="106" w:author="Daniel Gómez" w:date="2019-07-10T14:17:00Z"/>
        </w:rPr>
      </w:pPr>
      <w:ins w:id="107" w:author="Daniel Gómez" w:date="2019-07-10T14:17:00Z">
        <w:r w:rsidRPr="006D3775">
          <w:lastRenderedPageBreak/>
          <w:t>En el caso de una irregularidad material en los libros o registros, se reembolsará</w:t>
        </w:r>
        <w:r>
          <w:t>n</w:t>
        </w:r>
        <w:r w:rsidRPr="006D3775">
          <w:t xml:space="preserve"> a</w:t>
        </w:r>
        <w:r>
          <w:t xml:space="preserve"> la otra parte l</w:t>
        </w:r>
        <w:r w:rsidRPr="006D3775">
          <w:t>os costos de la auditoría y tomará las medidas necesarias para corregir el error de inme</w:t>
        </w:r>
        <w:r>
          <w:t>diato</w:t>
        </w:r>
      </w:ins>
    </w:p>
    <w:p w14:paraId="0D0B1FA8" w14:textId="2F375BC0" w:rsidR="00606BC5" w:rsidRDefault="00606BC5" w:rsidP="00606BC5">
      <w:pPr>
        <w:numPr>
          <w:ilvl w:val="2"/>
          <w:numId w:val="1"/>
        </w:numPr>
        <w:rPr>
          <w:lang w:val="es-ES"/>
        </w:rPr>
      </w:pPr>
      <w:r>
        <w:rPr>
          <w:lang w:val="es-ES" w:eastAsia="es-CO"/>
        </w:rPr>
        <w:t>El presente pago</w:t>
      </w:r>
      <w:r w:rsidRPr="005378E6">
        <w:rPr>
          <w:lang w:val="es-ES" w:eastAsia="es-CO"/>
        </w:rPr>
        <w:t xml:space="preserve"> se hace sin perjuicio de los derechos de autor y conexos que le corresponda a</w:t>
      </w:r>
      <w:r w:rsidR="008F5B06">
        <w:rPr>
          <w:lang w:val="es-ES" w:eastAsia="es-CO"/>
        </w:rPr>
        <w:t xml:space="preserve"> cada parte en virtud de la ley</w:t>
      </w:r>
      <w:del w:id="108" w:author="Daniel Gómez" w:date="2019-07-10T14:17:00Z">
        <w:r w:rsidRPr="005378E6">
          <w:rPr>
            <w:lang w:val="es-ES" w:eastAsia="es-CO"/>
          </w:rPr>
          <w:delText>.</w:delText>
        </w:r>
      </w:del>
    </w:p>
    <w:p w14:paraId="79C79868" w14:textId="77777777" w:rsidR="00244C68" w:rsidRDefault="00244C68" w:rsidP="00244C68">
      <w:pPr>
        <w:pStyle w:val="Ttulo2"/>
        <w:numPr>
          <w:ilvl w:val="1"/>
          <w:numId w:val="1"/>
        </w:numPr>
        <w:rPr>
          <w:del w:id="109" w:author="Daniel Gómez" w:date="2019-07-10T14:17:00Z"/>
          <w:lang w:val="es-ES"/>
        </w:rPr>
      </w:pPr>
      <w:commentRangeStart w:id="110"/>
      <w:del w:id="111" w:author="Daniel Gómez" w:date="2019-07-10T14:17:00Z">
        <w:r>
          <w:rPr>
            <w:lang w:val="es-ES"/>
          </w:rPr>
          <w:delText>Videos</w:delText>
        </w:r>
        <w:commentRangeEnd w:id="110"/>
        <w:r w:rsidR="004E3B29">
          <w:rPr>
            <w:rStyle w:val="Refdecomentario"/>
            <w:rFonts w:asciiTheme="minorHAnsi" w:eastAsiaTheme="minorHAnsi" w:hAnsiTheme="minorHAnsi" w:cstheme="minorBidi"/>
            <w:caps w:val="0"/>
          </w:rPr>
          <w:commentReference w:id="110"/>
        </w:r>
      </w:del>
    </w:p>
    <w:p w14:paraId="3DFF84BC" w14:textId="77777777" w:rsidR="00244C68" w:rsidRDefault="00244C68" w:rsidP="00244C68">
      <w:pPr>
        <w:numPr>
          <w:ilvl w:val="2"/>
          <w:numId w:val="1"/>
        </w:numPr>
        <w:rPr>
          <w:del w:id="112" w:author="Daniel Gómez" w:date="2019-07-10T14:17:00Z"/>
          <w:lang w:val="es-ES"/>
        </w:rPr>
      </w:pPr>
      <w:commentRangeStart w:id="113"/>
      <w:del w:id="114" w:author="Daniel Gómez" w:date="2019-07-10T14:17:00Z">
        <w:r w:rsidRPr="00D26E21">
          <w:rPr>
            <w:rStyle w:val="MAYUSCULA"/>
          </w:rPr>
          <w:delText>El productor</w:delText>
        </w:r>
        <w:r>
          <w:rPr>
            <w:lang w:val="es-ES"/>
          </w:rPr>
          <w:delText xml:space="preserve"> podrá producir </w:delText>
        </w:r>
        <w:r w:rsidR="00C2637C">
          <w:rPr>
            <w:lang w:val="es-ES"/>
          </w:rPr>
          <w:delText>la</w:delText>
        </w:r>
        <w:r>
          <w:rPr>
            <w:lang w:val="es-ES"/>
          </w:rPr>
          <w:delText xml:space="preserve"> </w:delText>
        </w:r>
        <w:r w:rsidR="002E4D4F">
          <w:rPr>
            <w:lang w:val="es-ES"/>
          </w:rPr>
          <w:delText xml:space="preserve">cantidad </w:delText>
        </w:r>
        <w:r>
          <w:rPr>
            <w:lang w:val="es-ES"/>
          </w:rPr>
          <w:delText xml:space="preserve">de videos que </w:delText>
        </w:r>
        <w:commentRangeEnd w:id="113"/>
        <w:r w:rsidR="004E3B29">
          <w:rPr>
            <w:rStyle w:val="Refdecomentario"/>
          </w:rPr>
          <w:commentReference w:id="113"/>
        </w:r>
        <w:r w:rsidR="00D26E21" w:rsidRPr="00D26E21">
          <w:rPr>
            <w:rStyle w:val="MAYUSCULA"/>
          </w:rPr>
          <w:delText xml:space="preserve">Las </w:delText>
        </w:r>
        <w:r w:rsidR="00D26E21" w:rsidRPr="00D26E21">
          <w:rPr>
            <w:rStyle w:val="MAYUSCULA"/>
          </w:rPr>
          <w:fldChar w:fldCharType="begin"/>
        </w:r>
        <w:r w:rsidR="00D26E21" w:rsidRPr="00D26E21">
          <w:rPr>
            <w:rStyle w:val="MAYUSCULA"/>
          </w:rPr>
          <w:delInstrText xml:space="preserve"> REF _Ref1842485 \h </w:delInstrText>
        </w:r>
        <w:r w:rsidR="00D26E21">
          <w:rPr>
            <w:rStyle w:val="MAYUSCULA"/>
          </w:rPr>
          <w:delInstrText xml:space="preserve"> \* MERGEFORMAT </w:delInstrText>
        </w:r>
        <w:r w:rsidR="00D26E21" w:rsidRPr="00D26E21">
          <w:rPr>
            <w:rStyle w:val="MAYUSCULA"/>
          </w:rPr>
        </w:r>
        <w:r w:rsidR="00D26E21" w:rsidRPr="00D26E21">
          <w:rPr>
            <w:rStyle w:val="MAYUSCULA"/>
          </w:rPr>
          <w:fldChar w:fldCharType="separate"/>
        </w:r>
        <w:r w:rsidR="001C0C8A" w:rsidRPr="001C0C8A">
          <w:rPr>
            <w:rStyle w:val="MAYUSCULA"/>
          </w:rPr>
          <w:delText>Partes</w:delText>
        </w:r>
        <w:r w:rsidR="00D26E21" w:rsidRPr="00D26E21">
          <w:rPr>
            <w:rStyle w:val="MAYUSCULA"/>
          </w:rPr>
          <w:fldChar w:fldCharType="end"/>
        </w:r>
        <w:r>
          <w:rPr>
            <w:lang w:val="es-ES"/>
          </w:rPr>
          <w:delText xml:space="preserve"> acuerden de mutuo acuerdo, sin embargo, </w:delText>
        </w:r>
        <w:r w:rsidR="002E4D4F">
          <w:rPr>
            <w:lang w:val="es-ES"/>
          </w:rPr>
          <w:delText xml:space="preserve">el productor garantiza como mínimo la producción de </w:delText>
        </w:r>
      </w:del>
      <w:customXmlDelRangeStart w:id="115" w:author="Daniel Gómez" w:date="2019-07-10T14:17:00Z"/>
      <w:sdt>
        <w:sdtPr>
          <w:rPr>
            <w:rStyle w:val="Negrilla"/>
          </w:rPr>
          <w:alias w:val="Cantidad de videos"/>
          <w:tag w:val="Cantidad de videos"/>
          <w:id w:val="-1669552919"/>
          <w:lock w:val="sdtLocked"/>
          <w:placeholder>
            <w:docPart w:val="D0F8DE366CDF4D23A42932C23E3E9232"/>
          </w:placeholder>
        </w:sdtPr>
        <w:sdtEndPr>
          <w:rPr>
            <w:rStyle w:val="Negrilla"/>
          </w:rPr>
        </w:sdtEndPr>
        <w:sdtContent>
          <w:customXmlDelRangeEnd w:id="115"/>
          <w:del w:id="116" w:author="Daniel Gómez" w:date="2019-07-10T14:17:00Z">
            <w:r w:rsidR="000703D8">
              <w:rPr>
                <w:rStyle w:val="Negrilla"/>
              </w:rPr>
              <w:delText>[Cantidad de videos musicales]</w:delText>
            </w:r>
          </w:del>
          <w:customXmlDelRangeStart w:id="117" w:author="Daniel Gómez" w:date="2019-07-10T14:17:00Z"/>
        </w:sdtContent>
      </w:sdt>
      <w:customXmlDelRangeEnd w:id="117"/>
      <w:del w:id="118" w:author="Daniel Gómez" w:date="2019-07-10T14:17:00Z">
        <w:r w:rsidR="002E4D4F">
          <w:rPr>
            <w:lang w:val="es-ES"/>
          </w:rPr>
          <w:delText xml:space="preserve"> </w:delText>
        </w:r>
        <w:r w:rsidR="002E4D4F" w:rsidRPr="002E4D4F">
          <w:rPr>
            <w:rStyle w:val="Negrilla"/>
          </w:rPr>
          <w:delText>videos</w:delText>
        </w:r>
        <w:r w:rsidR="002E4D4F">
          <w:rPr>
            <w:lang w:val="es-ES"/>
          </w:rPr>
          <w:delText xml:space="preserve"> musicales en los que se sincronizará cualquiera de los temas musicales producidos en ejecución del presente contrato.</w:delText>
        </w:r>
      </w:del>
    </w:p>
    <w:p w14:paraId="0E940873" w14:textId="77777777" w:rsidR="002E4D4F" w:rsidRPr="00244C68" w:rsidRDefault="002E4D4F" w:rsidP="00244C68">
      <w:pPr>
        <w:numPr>
          <w:ilvl w:val="2"/>
          <w:numId w:val="1"/>
        </w:numPr>
        <w:rPr>
          <w:del w:id="119" w:author="Daniel Gómez" w:date="2019-07-10T14:17:00Z"/>
          <w:lang w:val="es-ES"/>
        </w:rPr>
      </w:pPr>
      <w:del w:id="120" w:author="Daniel Gómez" w:date="2019-07-10T14:17:00Z">
        <w:r>
          <w:rPr>
            <w:lang w:val="es-ES"/>
          </w:rPr>
          <w:delText xml:space="preserve">El productor informará a </w:delText>
        </w:r>
        <w:r>
          <w:rPr>
            <w:lang w:val="es-ES"/>
          </w:rPr>
          <w:fldChar w:fldCharType="begin"/>
        </w:r>
        <w:r>
          <w:rPr>
            <w:lang w:val="es-ES"/>
          </w:rPr>
          <w:delInstrText xml:space="preserve"> REF autor_autores \h </w:delInstrText>
        </w:r>
        <w:r>
          <w:rPr>
            <w:lang w:val="es-ES"/>
          </w:rPr>
        </w:r>
        <w:r>
          <w:rPr>
            <w:lang w:val="es-ES"/>
          </w:rPr>
          <w:fldChar w:fldCharType="separate"/>
        </w:r>
      </w:del>
      <w:customXmlDelRangeStart w:id="121" w:author="Daniel Gómez" w:date="2019-07-10T14:17:00Z"/>
      <w:sdt>
        <w:sdtPr>
          <w:rPr>
            <w:rStyle w:val="MAYUSCULA"/>
          </w:rPr>
          <w:alias w:val="¿Artista o artistas?"/>
          <w:tag w:val="¿Artista o artistas?"/>
          <w:id w:val="-941764625"/>
          <w:placeholder>
            <w:docPart w:val="D75AB214E50F4A8EB25F5244602ECDD4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customXmlDelRangeEnd w:id="121"/>
          <w:del w:id="122" w:author="Daniel Gómez" w:date="2019-07-10T14:17:00Z">
            <w:r w:rsidR="00161FF9">
              <w:rPr>
                <w:rStyle w:val="MAYUSCULA"/>
              </w:rPr>
              <w:delText>el artista</w:delText>
            </w:r>
          </w:del>
          <w:customXmlDelRangeStart w:id="123" w:author="Daniel Gómez" w:date="2019-07-10T14:17:00Z"/>
        </w:sdtContent>
      </w:sdt>
      <w:customXmlDelRangeEnd w:id="123"/>
      <w:del w:id="124" w:author="Daniel Gómez" w:date="2019-07-10T14:17:00Z">
        <w:r>
          <w:rPr>
            <w:lang w:val="es-ES"/>
          </w:rPr>
          <w:fldChar w:fldCharType="end"/>
        </w:r>
        <w:r w:rsidR="00C41711">
          <w:rPr>
            <w:lang w:val="es-ES"/>
          </w:rPr>
          <w:delText>, en los términos del título “</w:delText>
        </w:r>
        <w:r w:rsidR="00C41711" w:rsidRPr="00C41711">
          <w:rPr>
            <w:rStyle w:val="MAYUSCULA"/>
          </w:rPr>
          <w:fldChar w:fldCharType="begin"/>
        </w:r>
        <w:r w:rsidR="00C41711" w:rsidRPr="00C41711">
          <w:rPr>
            <w:rStyle w:val="MAYUSCULA"/>
          </w:rPr>
          <w:delInstrText xml:space="preserve"> REF _Ref6400880 \h </w:delInstrText>
        </w:r>
        <w:r w:rsidR="00C41711">
          <w:rPr>
            <w:rStyle w:val="MAYUSCULA"/>
          </w:rPr>
          <w:delInstrText xml:space="preserve"> \* MERGEFORMAT </w:delInstrText>
        </w:r>
        <w:r w:rsidR="00C41711" w:rsidRPr="00C41711">
          <w:rPr>
            <w:rStyle w:val="MAYUSCULA"/>
          </w:rPr>
        </w:r>
        <w:r w:rsidR="00C41711" w:rsidRPr="00C41711">
          <w:rPr>
            <w:rStyle w:val="MAYUSCULA"/>
          </w:rPr>
          <w:fldChar w:fldCharType="separate"/>
        </w:r>
        <w:r w:rsidR="001C0C8A" w:rsidRPr="001C0C8A">
          <w:rPr>
            <w:rStyle w:val="MAYUSCULA"/>
          </w:rPr>
          <w:delText>Grabación de las interpretaciones</w:delText>
        </w:r>
        <w:r w:rsidR="00C41711" w:rsidRPr="00C41711">
          <w:rPr>
            <w:rStyle w:val="MAYUSCULA"/>
          </w:rPr>
          <w:fldChar w:fldCharType="end"/>
        </w:r>
        <w:r w:rsidR="00C41711">
          <w:rPr>
            <w:lang w:val="es-ES"/>
          </w:rPr>
          <w:delText>”</w:delText>
        </w:r>
        <w:r>
          <w:rPr>
            <w:lang w:val="es-ES"/>
          </w:rPr>
          <w:delText>, las fechas, horarios, y lugares en los que se realizará estas producciones.</w:delText>
        </w:r>
      </w:del>
    </w:p>
    <w:p w14:paraId="1943ECF5" w14:textId="17309637" w:rsidR="004B10B0" w:rsidRDefault="002D6B3B" w:rsidP="007968FE">
      <w:pPr>
        <w:pStyle w:val="Ttulo2"/>
        <w:numPr>
          <w:ilvl w:val="1"/>
          <w:numId w:val="1"/>
        </w:numPr>
        <w:rPr>
          <w:lang w:val="es-ES"/>
        </w:rPr>
      </w:pPr>
      <w:r>
        <w:rPr>
          <w:lang w:val="es-ES"/>
        </w:rPr>
        <w:t>Propiedad intelectual</w:t>
      </w:r>
    </w:p>
    <w:p w14:paraId="5DE6389C" w14:textId="0686117D" w:rsidR="00064881" w:rsidRPr="00064881" w:rsidRDefault="00061F1F" w:rsidP="00064881">
      <w:pPr>
        <w:rPr>
          <w:lang w:val="es-ES"/>
        </w:rPr>
      </w:pPr>
      <w:r>
        <w:rPr>
          <w:lang w:val="es-ES"/>
        </w:rPr>
        <w:t xml:space="preserve">Los derechos patrimoniales de autor que se reconocen sobre </w:t>
      </w:r>
      <w:r w:rsidRPr="00061F1F">
        <w:rPr>
          <w:rStyle w:val="MAYUSCULA"/>
        </w:rPr>
        <w:fldChar w:fldCharType="begin"/>
      </w:r>
      <w:r w:rsidRPr="00061F1F">
        <w:rPr>
          <w:rStyle w:val="MAYUSCULA"/>
        </w:rPr>
        <w:instrText xml:space="preserve"> REF _Ref6353745 \h </w:instrText>
      </w:r>
      <w:r>
        <w:rPr>
          <w:rStyle w:val="MAYUSCULA"/>
        </w:rPr>
        <w:instrText xml:space="preserve"> \* MERGEFORMAT </w:instrText>
      </w:r>
      <w:r w:rsidRPr="00061F1F">
        <w:rPr>
          <w:rStyle w:val="MAYUSCULA"/>
        </w:rPr>
      </w:r>
      <w:r w:rsidRPr="00061F1F">
        <w:rPr>
          <w:rStyle w:val="MAYUSCULA"/>
        </w:rPr>
        <w:fldChar w:fldCharType="separate"/>
      </w:r>
      <w:r w:rsidR="00D453BB" w:rsidRPr="00D453BB">
        <w:rPr>
          <w:rStyle w:val="MAYUSCULA"/>
        </w:rPr>
        <w:t>Las obras</w:t>
      </w:r>
      <w:r w:rsidRPr="00061F1F">
        <w:rPr>
          <w:rStyle w:val="MAYUSCULA"/>
        </w:rPr>
        <w:fldChar w:fldCharType="end"/>
      </w:r>
      <w:r w:rsidRPr="00C2637C">
        <w:t xml:space="preserve"> </w:t>
      </w:r>
      <w:r w:rsidR="00C2637C" w:rsidRPr="00C2637C">
        <w:t xml:space="preserve">que se interpretan en ejecución del presente contrato </w:t>
      </w:r>
      <w:r w:rsidR="00C2637C">
        <w:rPr>
          <w:lang w:val="es-ES"/>
        </w:rPr>
        <w:t>se conserva</w:t>
      </w:r>
      <w:r>
        <w:rPr>
          <w:lang w:val="es-ES"/>
        </w:rPr>
        <w:t>n en cabeza de sus respectivos titulares.</w:t>
      </w:r>
    </w:p>
    <w:p w14:paraId="6416AF0F" w14:textId="20A849C1" w:rsidR="004B10B0" w:rsidRDefault="00061F1F" w:rsidP="004B10B0">
      <w:pPr>
        <w:rPr>
          <w:lang w:val="es-ES"/>
        </w:rPr>
      </w:pPr>
      <w:r>
        <w:rPr>
          <w:lang w:val="es-ES"/>
        </w:rPr>
        <w:t xml:space="preserve">Cualquier uso que se dé a las fijaciones o grabaciones de las interpretaciones que haga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1919672142"/>
          <w:placeholder>
            <w:docPart w:val="3A68028A3F9A450B81EA5CB05DC440B1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r>
        <w:rPr>
          <w:lang w:val="es-ES"/>
        </w:rPr>
        <w:t xml:space="preserve">, asegurará el reconocimiento de los derechos morales que le corresponde a sus autores, por lo tanto, </w:t>
      </w:r>
      <w:r w:rsidR="00C2637C" w:rsidRPr="00C2637C">
        <w:rPr>
          <w:rStyle w:val="MAYUSCULA"/>
        </w:rPr>
        <w:t>el productor</w:t>
      </w:r>
      <w:r w:rsidR="00C2637C">
        <w:rPr>
          <w:lang w:val="es-ES"/>
        </w:rPr>
        <w:t xml:space="preserve"> hará</w:t>
      </w:r>
      <w:r>
        <w:rPr>
          <w:lang w:val="es-ES"/>
        </w:rPr>
        <w:t xml:space="preserve"> todas las menciones que correspondan para asegurar es</w:t>
      </w:r>
      <w:r w:rsidR="00C2637C">
        <w:rPr>
          <w:lang w:val="es-ES"/>
        </w:rPr>
        <w:t>t</w:t>
      </w:r>
      <w:r>
        <w:rPr>
          <w:lang w:val="es-ES"/>
        </w:rPr>
        <w:t>e derecho</w:t>
      </w:r>
      <w:r w:rsidR="00C2637C">
        <w:rPr>
          <w:lang w:val="es-ES"/>
        </w:rPr>
        <w:t>,</w:t>
      </w:r>
      <w:r>
        <w:rPr>
          <w:lang w:val="es-ES"/>
        </w:rPr>
        <w:t xml:space="preserve"> en los mismos términos del acápite “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_Ref6368113 \n \h </w:instrText>
      </w:r>
      <w:r>
        <w:rPr>
          <w:lang w:val="es-ES"/>
        </w:rPr>
      </w:r>
      <w:r>
        <w:rPr>
          <w:lang w:val="es-ES"/>
        </w:rPr>
        <w:fldChar w:fldCharType="separate"/>
      </w:r>
      <w:r w:rsidR="00D453BB">
        <w:rPr>
          <w:lang w:val="es-ES"/>
        </w:rPr>
        <w:t>6</w:t>
      </w:r>
      <w:r>
        <w:rPr>
          <w:lang w:val="es-ES"/>
        </w:rPr>
        <w:fldChar w:fldCharType="end"/>
      </w:r>
      <w:r>
        <w:rPr>
          <w:lang w:val="es-ES"/>
        </w:rPr>
        <w:t>.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_Ref6368088 \n \h </w:instrText>
      </w:r>
      <w:r>
        <w:rPr>
          <w:lang w:val="es-ES"/>
        </w:rPr>
      </w:r>
      <w:r>
        <w:rPr>
          <w:lang w:val="es-ES"/>
        </w:rPr>
        <w:fldChar w:fldCharType="separate"/>
      </w:r>
      <w:r w:rsidR="00D453BB">
        <w:rPr>
          <w:lang w:val="es-ES"/>
        </w:rPr>
        <w:t>e</w:t>
      </w:r>
      <w:r>
        <w:rPr>
          <w:lang w:val="es-ES"/>
        </w:rPr>
        <w:fldChar w:fldCharType="end"/>
      </w:r>
      <w:del w:id="125" w:author="Daniel Gómez" w:date="2019-07-10T14:17:00Z">
        <w:r>
          <w:rPr>
            <w:lang w:val="es-ES"/>
          </w:rPr>
          <w:delText>”.</w:delText>
        </w:r>
      </w:del>
      <w:ins w:id="126" w:author="Daniel Gómez" w:date="2019-07-10T14:17:00Z">
        <w:r w:rsidR="00431B4E">
          <w:rPr>
            <w:lang w:val="es-ES"/>
          </w:rPr>
          <w:t>”</w:t>
        </w:r>
      </w:ins>
    </w:p>
    <w:p w14:paraId="5546ABFD" w14:textId="732226AF" w:rsidR="00C41711" w:rsidRDefault="00C41711" w:rsidP="00720D03">
      <w:pPr>
        <w:rPr>
          <w:lang w:val="es-ES"/>
        </w:rPr>
      </w:pPr>
      <w:r w:rsidRPr="00720D03">
        <w:rPr>
          <w:rStyle w:val="MAYUSCULA"/>
        </w:rPr>
        <w:t xml:space="preserve">Las </w:t>
      </w:r>
      <w:r w:rsidR="00720D03" w:rsidRPr="00720D03">
        <w:rPr>
          <w:rStyle w:val="MAYUSCULA"/>
        </w:rPr>
        <w:fldChar w:fldCharType="begin"/>
      </w:r>
      <w:r w:rsidR="00720D03" w:rsidRPr="00720D03">
        <w:rPr>
          <w:rStyle w:val="MAYUSCULA"/>
        </w:rPr>
        <w:instrText xml:space="preserve"> REF _Ref1842485 \h </w:instrText>
      </w:r>
      <w:r w:rsidR="00720D03">
        <w:rPr>
          <w:rStyle w:val="MAYUSCULA"/>
        </w:rPr>
        <w:instrText xml:space="preserve"> \* MERGEFORMAT </w:instrText>
      </w:r>
      <w:r w:rsidR="00720D03" w:rsidRPr="00720D03">
        <w:rPr>
          <w:rStyle w:val="MAYUSCULA"/>
        </w:rPr>
      </w:r>
      <w:r w:rsidR="00720D03" w:rsidRPr="00720D03">
        <w:rPr>
          <w:rStyle w:val="MAYUSCULA"/>
        </w:rPr>
        <w:fldChar w:fldCharType="separate"/>
      </w:r>
      <w:r w:rsidR="00D453BB" w:rsidRPr="00D453BB">
        <w:rPr>
          <w:rStyle w:val="MAYUSCULA"/>
        </w:rPr>
        <w:t>Partes</w:t>
      </w:r>
      <w:r w:rsidR="00720D03" w:rsidRPr="00720D03">
        <w:rPr>
          <w:rStyle w:val="MAYUSCULA"/>
        </w:rPr>
        <w:fldChar w:fldCharType="end"/>
      </w:r>
      <w:r>
        <w:rPr>
          <w:lang w:val="es-ES"/>
        </w:rPr>
        <w:t xml:space="preserve"> entienden y aceptan que todo derecho patrimonial que recaiga sobre las interpretaciones </w:t>
      </w:r>
      <w:r w:rsidR="00720D03">
        <w:rPr>
          <w:lang w:val="es-ES"/>
        </w:rPr>
        <w:t xml:space="preserve">fijadas en ejecución del presente contrato está en cabeza del </w:t>
      </w:r>
      <w:r w:rsidR="00720D03" w:rsidRPr="00720D03">
        <w:rPr>
          <w:rStyle w:val="MAYUSCULA"/>
        </w:rPr>
        <w:t>productor</w:t>
      </w:r>
      <w:r w:rsidR="00720D03">
        <w:rPr>
          <w:lang w:val="es-ES"/>
        </w:rPr>
        <w:t>, y por lo tanto, este tiene el derecho exclusivo de reproducirlos, distribuirlos, rentarlos, transformarlos, comunicarlos y ponerlos a disposición del público por el periodo máximo de protección en todo el terri</w:t>
      </w:r>
      <w:r w:rsidR="00431B4E">
        <w:rPr>
          <w:lang w:val="es-ES"/>
        </w:rPr>
        <w:t>torio del mundo</w:t>
      </w:r>
      <w:del w:id="127" w:author="Daniel Gómez" w:date="2019-07-10T14:17:00Z">
        <w:r w:rsidR="00720D03">
          <w:rPr>
            <w:lang w:val="es-ES"/>
          </w:rPr>
          <w:delText>.</w:delText>
        </w:r>
      </w:del>
    </w:p>
    <w:p w14:paraId="1340E513" w14:textId="003302E9" w:rsidR="00720D03" w:rsidRDefault="00720D03" w:rsidP="00720D03">
      <w:pPr>
        <w:rPr>
          <w:lang w:val="es-ES"/>
        </w:rPr>
      </w:pPr>
      <w:commentRangeStart w:id="128"/>
      <w:r w:rsidRPr="009576EF">
        <w:rPr>
          <w:rStyle w:val="MAYUSCULA"/>
        </w:rPr>
        <w:t>El productor</w:t>
      </w:r>
      <w:r>
        <w:rPr>
          <w:lang w:val="es-ES"/>
        </w:rPr>
        <w:t xml:space="preserve"> tiene la </w:t>
      </w:r>
      <w:r w:rsidR="008F7BDE">
        <w:rPr>
          <w:lang w:val="es-ES"/>
        </w:rPr>
        <w:t xml:space="preserve">propiedad y </w:t>
      </w:r>
      <w:r>
        <w:rPr>
          <w:lang w:val="es-ES"/>
        </w:rPr>
        <w:t>libre disposición de las interpretaciones y de sus fijaciones, así como de los soportes materiales que las reproduzcan, pudiendo enajenarlas, reproducirlas y publicarlas en cualquier forma,</w:t>
      </w:r>
      <w:r w:rsidR="009576EF">
        <w:rPr>
          <w:lang w:val="es-ES"/>
        </w:rPr>
        <w:t xml:space="preserve"> usando cualquier proceso, pudiendo autorizar terceros en el país o en el extranjero para hacerlo s</w:t>
      </w:r>
      <w:r w:rsidR="00431B4E">
        <w:rPr>
          <w:lang w:val="es-ES"/>
        </w:rPr>
        <w:t>in limitación de tiempo o lugar</w:t>
      </w:r>
      <w:del w:id="129" w:author="Daniel Gómez" w:date="2019-07-10T14:17:00Z">
        <w:r w:rsidR="009576EF">
          <w:rPr>
            <w:lang w:val="es-ES"/>
          </w:rPr>
          <w:delText>.</w:delText>
        </w:r>
        <w:commentRangeEnd w:id="128"/>
        <w:r w:rsidR="00EB347E">
          <w:rPr>
            <w:rStyle w:val="Refdecomentario"/>
          </w:rPr>
          <w:commentReference w:id="128"/>
        </w:r>
      </w:del>
    </w:p>
    <w:p w14:paraId="3BA0CD6A" w14:textId="5B416FF8" w:rsidR="00A51468" w:rsidRDefault="00A51468" w:rsidP="00A51468">
      <w:pPr>
        <w:rPr>
          <w:lang w:val="es-ES"/>
        </w:rPr>
      </w:pPr>
      <w:r w:rsidRPr="00A51468">
        <w:rPr>
          <w:rStyle w:val="MAYUSCULA"/>
        </w:rPr>
        <w:t>El productor</w:t>
      </w:r>
      <w:r w:rsidRPr="00A51468">
        <w:rPr>
          <w:lang w:val="es-ES"/>
        </w:rPr>
        <w:t xml:space="preserve"> tiene el derecho exclusivo de autorizar o prohibir, en el país y en el exterior</w:t>
      </w:r>
      <w:r>
        <w:rPr>
          <w:lang w:val="es-ES"/>
        </w:rPr>
        <w:t>, sin límite de tiempo o lugar</w:t>
      </w:r>
      <w:r w:rsidRPr="00A51468">
        <w:rPr>
          <w:lang w:val="es-ES"/>
        </w:rPr>
        <w:t xml:space="preserve">, la comercialización, la reproducción, la inclusión en publicidad, la sincronización en audio o audiovisual, la ejecución pública, o cualquier otra forma de uso de las interpretaciones fijadas, sin afectar </w:t>
      </w:r>
      <w:r>
        <w:rPr>
          <w:lang w:val="es-ES"/>
        </w:rPr>
        <w:t>la</w:t>
      </w:r>
      <w:r w:rsidRPr="00A51468">
        <w:rPr>
          <w:lang w:val="es-ES"/>
        </w:rPr>
        <w:t xml:space="preserve"> dignidad y decoro personal o profesional</w:t>
      </w:r>
      <w:r>
        <w:rPr>
          <w:lang w:val="es-ES"/>
        </w:rPr>
        <w:t xml:space="preserve"> de </w:t>
      </w:r>
      <w:r>
        <w:rPr>
          <w:lang w:val="es-ES"/>
        </w:rPr>
        <w:fldChar w:fldCharType="begin"/>
      </w:r>
      <w:r>
        <w:rPr>
          <w:lang w:val="es-ES"/>
        </w:rPr>
        <w:instrText xml:space="preserve"> REF autor_autores \h </w:instrText>
      </w:r>
      <w:r>
        <w:rPr>
          <w:lang w:val="es-ES"/>
        </w:rPr>
      </w:r>
      <w:r>
        <w:rPr>
          <w:lang w:val="es-ES"/>
        </w:rP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-747805395"/>
          <w:placeholder>
            <w:docPart w:val="A7EE0BA657DD4185923437D67092928C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rPr>
          <w:lang w:val="es-ES"/>
        </w:rPr>
        <w:fldChar w:fldCharType="end"/>
      </w:r>
      <w:del w:id="130" w:author="Daniel Gómez" w:date="2019-07-10T14:17:00Z">
        <w:r w:rsidRPr="00A51468">
          <w:rPr>
            <w:lang w:val="es-ES"/>
          </w:rPr>
          <w:delText>.</w:delText>
        </w:r>
      </w:del>
    </w:p>
    <w:p w14:paraId="22F5283D" w14:textId="78715F79" w:rsidR="00A51468" w:rsidRDefault="00A51468" w:rsidP="00A51468">
      <w:r>
        <w:fldChar w:fldCharType="begin"/>
      </w:r>
      <w:r>
        <w:instrText xml:space="preserve"> REF autor_autores \h </w:instrText>
      </w:r>
      <w:r>
        <w:fldChar w:fldCharType="separate"/>
      </w:r>
      <w:sdt>
        <w:sdtPr>
          <w:rPr>
            <w:rStyle w:val="MAYUSCULA"/>
          </w:rPr>
          <w:alias w:val="¿Artista o artistas?"/>
          <w:tag w:val="¿Artista o artistas?"/>
          <w:id w:val="1850217167"/>
          <w:placeholder>
            <w:docPart w:val="39CA319618E14E25896DA430D554883D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r w:rsidR="00173EFC">
            <w:rPr>
              <w:rStyle w:val="MAYUSCULA"/>
            </w:rPr>
            <w:t>el artista</w:t>
          </w:r>
        </w:sdtContent>
      </w:sdt>
      <w:r>
        <w:fldChar w:fldCharType="end"/>
      </w:r>
      <w:r>
        <w:t xml:space="preserve"> reconoce expresamente que corresponde al </w:t>
      </w:r>
      <w:r w:rsidRPr="00A51468">
        <w:rPr>
          <w:rStyle w:val="MAYUSCULA"/>
        </w:rPr>
        <w:t>productor</w:t>
      </w:r>
      <w:r>
        <w:t xml:space="preserve"> la plena y exclusiva propiedad de los soportes materiales que contengan sus interpretaciones, incluyendo, pero no limitándose a masters o matrices, discos de cualquier naturaleza, archivos digitales y, en general, cualquier soporte conocido o por conocer apto para su conserv</w:t>
      </w:r>
      <w:r w:rsidR="00431B4E">
        <w:t>ación, reproducción y ejecución</w:t>
      </w:r>
      <w:del w:id="131" w:author="Daniel Gómez" w:date="2019-07-10T14:17:00Z">
        <w:r>
          <w:delText>.</w:delText>
        </w:r>
      </w:del>
    </w:p>
    <w:p w14:paraId="32155FA3" w14:textId="77777777" w:rsidR="000F3E68" w:rsidRDefault="000F3E68" w:rsidP="000F3E68">
      <w:pPr>
        <w:pStyle w:val="Ttulo2"/>
      </w:pPr>
      <w:r>
        <w:t>Uso de imágen</w:t>
      </w:r>
    </w:p>
    <w:p w14:paraId="7902C1E2" w14:textId="1D1CBF9A" w:rsidR="009576EF" w:rsidRPr="009E619F" w:rsidRDefault="009576EF" w:rsidP="009E619F">
      <w:pPr>
        <w:numPr>
          <w:ilvl w:val="0"/>
          <w:numId w:val="0"/>
        </w:numPr>
        <w:ind w:left="170"/>
        <w:rPr>
          <w:rPrChange w:id="132" w:author="Daniel Gómez" w:date="2019-07-10T14:17:00Z">
            <w:rPr>
              <w:lang w:val="es-ES"/>
            </w:rPr>
          </w:rPrChange>
        </w:rPr>
      </w:pPr>
      <w:del w:id="133" w:author="Daniel Gómez" w:date="2019-07-10T14:17:00Z">
        <w:r>
          <w:rPr>
            <w:lang w:val="es-ES"/>
          </w:rPr>
          <w:fldChar w:fldCharType="begin"/>
        </w:r>
        <w:r>
          <w:rPr>
            <w:lang w:val="es-ES"/>
          </w:rPr>
          <w:delInstrText xml:space="preserve"> REF autor_autores \h </w:delInstrText>
        </w:r>
        <w:r>
          <w:rPr>
            <w:lang w:val="es-ES"/>
          </w:rPr>
        </w:r>
        <w:r>
          <w:rPr>
            <w:lang w:val="es-ES"/>
          </w:rPr>
          <w:fldChar w:fldCharType="separate"/>
        </w:r>
      </w:del>
      <w:customXmlDelRangeStart w:id="134" w:author="Daniel Gómez" w:date="2019-07-10T14:17:00Z"/>
      <w:sdt>
        <w:sdtPr>
          <w:rPr>
            <w:rStyle w:val="MAYUSCULA"/>
          </w:rPr>
          <w:alias w:val="¿Artista o artistas?"/>
          <w:tag w:val="¿Artista o artistas?"/>
          <w:id w:val="753552194"/>
          <w:placeholder>
            <w:docPart w:val="25DB8EE4DC1A4F889C035C1A03CDFFAF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customXmlDelRangeEnd w:id="134"/>
          <w:del w:id="135" w:author="Daniel Gómez" w:date="2019-07-10T14:17:00Z">
            <w:r w:rsidR="00161FF9">
              <w:rPr>
                <w:rStyle w:val="MAYUSCULA"/>
              </w:rPr>
              <w:delText>el artista</w:delText>
            </w:r>
          </w:del>
          <w:customXmlDelRangeStart w:id="136" w:author="Daniel Gómez" w:date="2019-07-10T14:17:00Z"/>
        </w:sdtContent>
      </w:sdt>
      <w:customXmlDelRangeEnd w:id="136"/>
      <w:del w:id="137" w:author="Daniel Gómez" w:date="2019-07-10T14:17:00Z">
        <w:r>
          <w:rPr>
            <w:lang w:val="es-ES"/>
          </w:rPr>
          <w:fldChar w:fldCharType="end"/>
        </w:r>
      </w:del>
      <w:ins w:id="138" w:author="Daniel Gómez" w:date="2019-07-10T14:17:00Z">
        <w:r w:rsidRPr="009E619F">
          <w:fldChar w:fldCharType="begin"/>
        </w:r>
        <w:r w:rsidRPr="009E619F">
          <w:instrText xml:space="preserve"> REF autor_autores \h </w:instrText>
        </w:r>
        <w:r w:rsidR="009E619F">
          <w:instrText xml:space="preserve"> \* MERGEFORMAT </w:instrText>
        </w:r>
        <w:r w:rsidRPr="009E619F">
          <w:fldChar w:fldCharType="separate"/>
        </w:r>
      </w:ins>
      <w:customXmlInsRangeStart w:id="139" w:author="Daniel Gómez" w:date="2019-07-10T14:17:00Z"/>
      <w:sdt>
        <w:sdtPr>
          <w:rPr>
            <w:rStyle w:val="MAYUSCULA"/>
          </w:rPr>
          <w:alias w:val="¿Artista o artistas?"/>
          <w:tag w:val="¿Artista o artistas?"/>
          <w:id w:val="2059047233"/>
          <w:placeholder>
            <w:docPart w:val="DBDFE707B59A4037BA3AB0E69FD6F5C4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customXmlInsRangeEnd w:id="139"/>
          <w:ins w:id="140" w:author="Daniel Gómez" w:date="2019-07-10T14:17:00Z">
            <w:r w:rsidR="00173EFC">
              <w:rPr>
                <w:rStyle w:val="MAYUSCULA"/>
              </w:rPr>
              <w:t>el artista</w:t>
            </w:r>
          </w:ins>
          <w:customXmlInsRangeStart w:id="141" w:author="Daniel Gómez" w:date="2019-07-10T14:17:00Z"/>
        </w:sdtContent>
      </w:sdt>
      <w:customXmlInsRangeEnd w:id="141"/>
      <w:ins w:id="142" w:author="Daniel Gómez" w:date="2019-07-10T14:17:00Z">
        <w:r w:rsidRPr="009E619F">
          <w:fldChar w:fldCharType="end"/>
        </w:r>
      </w:ins>
      <w:r w:rsidRPr="009E619F">
        <w:rPr>
          <w:rPrChange w:id="143" w:author="Daniel Gómez" w:date="2019-07-10T14:17:00Z">
            <w:rPr>
              <w:lang w:val="es-ES"/>
            </w:rPr>
          </w:rPrChange>
        </w:rPr>
        <w:t xml:space="preserve"> </w:t>
      </w:r>
      <w:commentRangeStart w:id="144"/>
      <w:r w:rsidRPr="009E619F">
        <w:rPr>
          <w:rPrChange w:id="145" w:author="Daniel Gómez" w:date="2019-07-10T14:17:00Z">
            <w:rPr>
              <w:lang w:val="es-ES"/>
            </w:rPr>
          </w:rPrChange>
        </w:rPr>
        <w:t xml:space="preserve">autoriza al </w:t>
      </w:r>
      <w:r w:rsidRPr="009E619F">
        <w:rPr>
          <w:rPrChange w:id="146" w:author="Daniel Gómez" w:date="2019-07-10T14:17:00Z">
            <w:rPr>
              <w:rStyle w:val="MAYUSCULA"/>
            </w:rPr>
          </w:rPrChange>
        </w:rPr>
        <w:t>productor</w:t>
      </w:r>
      <w:r w:rsidRPr="009E619F">
        <w:rPr>
          <w:rPrChange w:id="147" w:author="Daniel Gómez" w:date="2019-07-10T14:17:00Z">
            <w:rPr>
              <w:lang w:val="es-ES"/>
            </w:rPr>
          </w:rPrChange>
        </w:rPr>
        <w:t xml:space="preserve"> para que este pueda hacer uso de su nombre, seudónimo o nombre artístico, junto con sus fotografías y todo el material gráfico </w:t>
      </w:r>
      <w:r w:rsidR="000F3E68" w:rsidRPr="009E619F">
        <w:rPr>
          <w:rPrChange w:id="148" w:author="Daniel Gómez" w:date="2019-07-10T14:17:00Z">
            <w:rPr>
              <w:lang w:val="es-ES"/>
            </w:rPr>
          </w:rPrChange>
        </w:rPr>
        <w:t xml:space="preserve">y audiovisual </w:t>
      </w:r>
      <w:r w:rsidRPr="009E619F">
        <w:rPr>
          <w:rPrChange w:id="149" w:author="Daniel Gómez" w:date="2019-07-10T14:17:00Z">
            <w:rPr>
              <w:lang w:val="es-ES"/>
            </w:rPr>
          </w:rPrChange>
        </w:rPr>
        <w:t xml:space="preserve">asociado a su imagen o interpretaciones, en toda clase de medios </w:t>
      </w:r>
      <w:r w:rsidR="000F3E68" w:rsidRPr="009E619F">
        <w:rPr>
          <w:rPrChange w:id="150" w:author="Daniel Gómez" w:date="2019-07-10T14:17:00Z">
            <w:rPr>
              <w:lang w:val="es-ES"/>
            </w:rPr>
          </w:rPrChange>
        </w:rPr>
        <w:t xml:space="preserve">de comunicación </w:t>
      </w:r>
      <w:r w:rsidRPr="009E619F">
        <w:rPr>
          <w:rPrChange w:id="151" w:author="Daniel Gómez" w:date="2019-07-10T14:17:00Z">
            <w:rPr>
              <w:lang w:val="es-ES"/>
            </w:rPr>
          </w:rPrChange>
        </w:rPr>
        <w:t xml:space="preserve">o canales </w:t>
      </w:r>
      <w:r w:rsidR="000F3E68" w:rsidRPr="009E619F">
        <w:rPr>
          <w:rPrChange w:id="152" w:author="Daniel Gómez" w:date="2019-07-10T14:17:00Z">
            <w:rPr>
              <w:lang w:val="es-ES"/>
            </w:rPr>
          </w:rPrChange>
        </w:rPr>
        <w:t>de distribución de contenidos físicos</w:t>
      </w:r>
      <w:r w:rsidRPr="009E619F">
        <w:rPr>
          <w:rPrChange w:id="153" w:author="Daniel Gómez" w:date="2019-07-10T14:17:00Z">
            <w:rPr>
              <w:lang w:val="es-ES"/>
            </w:rPr>
          </w:rPrChange>
        </w:rPr>
        <w:t xml:space="preserve"> o digitales</w:t>
      </w:r>
      <w:del w:id="154" w:author="Daniel Gómez" w:date="2019-07-10T14:17:00Z">
        <w:r>
          <w:rPr>
            <w:lang w:val="es-ES"/>
          </w:rPr>
          <w:delText>.</w:delText>
        </w:r>
        <w:commentRangeEnd w:id="144"/>
        <w:r w:rsidR="004510EF">
          <w:rPr>
            <w:rStyle w:val="Refdecomentario"/>
          </w:rPr>
          <w:commentReference w:id="144"/>
        </w:r>
      </w:del>
      <w:ins w:id="155" w:author="Daniel Gómez" w:date="2019-07-10T14:17:00Z">
        <w:r w:rsidR="00431B4E" w:rsidRPr="009E619F">
          <w:t xml:space="preserve"> con el fin exclusivo de explotar </w:t>
        </w:r>
        <w:r w:rsidR="00431B4E" w:rsidRPr="009E619F">
          <w:rPr>
            <w:rStyle w:val="MAYUSCULA"/>
          </w:rPr>
          <w:fldChar w:fldCharType="begin"/>
        </w:r>
        <w:r w:rsidR="00431B4E" w:rsidRPr="009E619F">
          <w:rPr>
            <w:rStyle w:val="MAYUSCULA"/>
          </w:rPr>
          <w:instrText xml:space="preserve"> REF _Ref6353745 \h  \* MERGEFORMAT </w:instrText>
        </w:r>
        <w:r w:rsidR="00431B4E" w:rsidRPr="009E619F">
          <w:rPr>
            <w:rStyle w:val="MAYUSCULA"/>
          </w:rPr>
        </w:r>
        <w:r w:rsidR="00431B4E" w:rsidRPr="009E619F">
          <w:rPr>
            <w:rStyle w:val="MAYUSCULA"/>
          </w:rPr>
          <w:fldChar w:fldCharType="separate"/>
        </w:r>
        <w:r w:rsidR="00D453BB" w:rsidRPr="009E619F">
          <w:rPr>
            <w:rStyle w:val="MAYUSCULA"/>
          </w:rPr>
          <w:t>Las obras</w:t>
        </w:r>
        <w:r w:rsidR="00431B4E" w:rsidRPr="009E619F">
          <w:rPr>
            <w:rStyle w:val="MAYUSCULA"/>
          </w:rPr>
          <w:fldChar w:fldCharType="end"/>
        </w:r>
        <w:r w:rsidR="009E619F" w:rsidRPr="009E619F">
          <w:t xml:space="preserve"> Y la carrera musical del artista</w:t>
        </w:r>
        <w:r w:rsidR="00431B4E" w:rsidRPr="009E619F">
          <w:t>.</w:t>
        </w:r>
      </w:ins>
    </w:p>
    <w:p w14:paraId="608B113E" w14:textId="77777777" w:rsidR="000B247C" w:rsidRDefault="000B247C" w:rsidP="000B247C">
      <w:pPr>
        <w:pStyle w:val="Ttulo2"/>
        <w:numPr>
          <w:ilvl w:val="1"/>
          <w:numId w:val="1"/>
        </w:numPr>
        <w:rPr>
          <w:del w:id="156" w:author="Daniel Gómez" w:date="2019-07-10T14:17:00Z"/>
          <w:lang w:val="es-ES"/>
        </w:rPr>
      </w:pPr>
      <w:del w:id="157" w:author="Daniel Gómez" w:date="2019-07-10T14:17:00Z">
        <w:r>
          <w:rPr>
            <w:lang w:val="es-ES"/>
          </w:rPr>
          <w:delText>Indemnización</w:delText>
        </w:r>
      </w:del>
    </w:p>
    <w:p w14:paraId="446C56DE" w14:textId="77777777" w:rsidR="000B247C" w:rsidRPr="000B247C" w:rsidRDefault="001C0C8A" w:rsidP="000B247C">
      <w:pPr>
        <w:numPr>
          <w:ilvl w:val="2"/>
          <w:numId w:val="1"/>
        </w:numPr>
        <w:rPr>
          <w:del w:id="158" w:author="Daniel Gómez" w:date="2019-07-10T14:17:00Z"/>
          <w:lang w:val="es-ES"/>
        </w:rPr>
      </w:pPr>
      <w:del w:id="159" w:author="Daniel Gómez" w:date="2019-07-10T14:17:00Z">
        <w:r w:rsidRPr="001C0C8A">
          <w:rPr>
            <w:rStyle w:val="MAYUSCULA"/>
          </w:rPr>
          <w:delText>L</w:delText>
        </w:r>
        <w:commentRangeStart w:id="160"/>
        <w:r w:rsidRPr="001C0C8A">
          <w:rPr>
            <w:rStyle w:val="MAYUSCULA"/>
          </w:rPr>
          <w:delText>as partes</w:delText>
        </w:r>
        <w:r>
          <w:rPr>
            <w:lang w:val="es-ES"/>
          </w:rPr>
          <w:delText xml:space="preserve"> establecen como penalidad por la infracción al deber de exclusividad </w:delText>
        </w:r>
        <w:r w:rsidR="000B247C" w:rsidRPr="000B247C">
          <w:rPr>
            <w:lang w:val="es-ES"/>
          </w:rPr>
          <w:delText xml:space="preserve">que tiene </w:delText>
        </w:r>
      </w:del>
      <w:customXmlDelRangeStart w:id="161" w:author="Daniel Gómez" w:date="2019-07-10T14:17:00Z"/>
      <w:sdt>
        <w:sdtPr>
          <w:rPr>
            <w:rStyle w:val="MAYUSCULA"/>
          </w:rPr>
          <w:alias w:val="¿Artista o artistas?"/>
          <w:tag w:val="¿Artista o artistas?"/>
          <w:id w:val="-960720344"/>
          <w:placeholder>
            <w:docPart w:val="BAEA9531A89B4E0AA5F3AC4EE711FE62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customXmlDelRangeEnd w:id="161"/>
          <w:del w:id="162" w:author="Daniel Gómez" w:date="2019-07-10T14:17:00Z">
            <w:r w:rsidR="00161FF9">
              <w:rPr>
                <w:rStyle w:val="MAYUSCULA"/>
              </w:rPr>
              <w:delText>el artista</w:delText>
            </w:r>
          </w:del>
          <w:customXmlDelRangeStart w:id="163" w:author="Daniel Gómez" w:date="2019-07-10T14:17:00Z"/>
        </w:sdtContent>
      </w:sdt>
      <w:customXmlDelRangeEnd w:id="163"/>
      <w:del w:id="164" w:author="Daniel Gómez" w:date="2019-07-10T14:17:00Z">
        <w:r w:rsidRPr="000B247C">
          <w:rPr>
            <w:lang w:val="es-ES"/>
          </w:rPr>
          <w:delText xml:space="preserve"> </w:delText>
        </w:r>
        <w:r w:rsidR="000B247C" w:rsidRPr="000B247C">
          <w:rPr>
            <w:lang w:val="es-ES"/>
          </w:rPr>
          <w:delText xml:space="preserve">con </w:delText>
        </w:r>
        <w:r w:rsidRPr="001C0C8A">
          <w:rPr>
            <w:rStyle w:val="MAYUSCULA"/>
          </w:rPr>
          <w:delText>el productor</w:delText>
        </w:r>
        <w:r w:rsidR="000B247C" w:rsidRPr="000B247C">
          <w:rPr>
            <w:lang w:val="es-ES"/>
          </w:rPr>
          <w:delText xml:space="preserve"> durante la vigencia del presente contrato, </w:delText>
        </w:r>
        <w:r>
          <w:rPr>
            <w:lang w:val="es-ES"/>
          </w:rPr>
          <w:delText>una</w:delText>
        </w:r>
        <w:r w:rsidR="000B247C" w:rsidRPr="000B247C">
          <w:rPr>
            <w:lang w:val="es-ES"/>
          </w:rPr>
          <w:delText xml:space="preserve"> indemnización equivalente a </w:delText>
        </w:r>
      </w:del>
      <w:customXmlDelRangeStart w:id="165" w:author="Daniel Gómez" w:date="2019-07-10T14:17:00Z"/>
      <w:sdt>
        <w:sdtPr>
          <w:rPr>
            <w:lang w:val="es-ES"/>
          </w:rPr>
          <w:alias w:val="Valor de la indemnización"/>
          <w:tag w:val="Valor de la indemnización"/>
          <w:id w:val="1855912212"/>
          <w:placeholder>
            <w:docPart w:val="D0F8DE366CDF4D23A42932C23E3E9232"/>
          </w:placeholder>
        </w:sdtPr>
        <w:sdtEndPr/>
        <w:sdtContent>
          <w:customXmlDelRangeEnd w:id="165"/>
          <w:del w:id="166" w:author="Daniel Gómez" w:date="2019-07-10T14:17:00Z">
            <w:r>
              <w:rPr>
                <w:lang w:val="es-ES"/>
              </w:rPr>
              <w:delText>$1</w:delText>
            </w:r>
            <w:r w:rsidR="000B247C" w:rsidRPr="000B247C">
              <w:rPr>
                <w:lang w:val="es-ES"/>
              </w:rPr>
              <w:delText>0.000</w:delText>
            </w:r>
          </w:del>
          <w:customXmlDelRangeStart w:id="167" w:author="Daniel Gómez" w:date="2019-07-10T14:17:00Z"/>
        </w:sdtContent>
      </w:sdt>
      <w:customXmlDelRangeEnd w:id="167"/>
      <w:del w:id="168" w:author="Daniel Gómez" w:date="2019-07-10T14:17:00Z">
        <w:r w:rsidR="000B247C" w:rsidRPr="000B247C">
          <w:rPr>
            <w:lang w:val="es-ES"/>
          </w:rPr>
          <w:delText xml:space="preserve"> USD </w:delText>
        </w:r>
        <w:r>
          <w:delText>determinados de acuerdo a la Tasa Representativa del Mercado (TRM) que certifique el Banco de la República para el día en que se haga efectiva</w:delText>
        </w:r>
        <w:r w:rsidR="000B247C" w:rsidRPr="000B247C">
          <w:rPr>
            <w:lang w:val="es-ES"/>
          </w:rPr>
          <w:delText>.</w:delText>
        </w:r>
      </w:del>
    </w:p>
    <w:p w14:paraId="6A22EFDE" w14:textId="77777777" w:rsidR="000B247C" w:rsidRPr="000B247C" w:rsidRDefault="000B247C" w:rsidP="000B247C">
      <w:pPr>
        <w:numPr>
          <w:ilvl w:val="2"/>
          <w:numId w:val="1"/>
        </w:numPr>
        <w:rPr>
          <w:del w:id="169" w:author="Daniel Gómez" w:date="2019-07-10T14:17:00Z"/>
          <w:lang w:val="es-ES"/>
        </w:rPr>
      </w:pPr>
      <w:del w:id="170" w:author="Daniel Gómez" w:date="2019-07-10T14:17:00Z">
        <w:r w:rsidRPr="000B247C">
          <w:rPr>
            <w:lang w:val="es-ES"/>
          </w:rPr>
          <w:delText xml:space="preserve">Para que se haga efectiva la </w:delText>
        </w:r>
        <w:r w:rsidR="001C0C8A">
          <w:rPr>
            <w:lang w:val="es-ES"/>
          </w:rPr>
          <w:delText xml:space="preserve">indemnización, </w:delText>
        </w:r>
        <w:r w:rsidR="001C0C8A" w:rsidRPr="001C0C8A">
          <w:rPr>
            <w:rStyle w:val="MAYUSCULA"/>
          </w:rPr>
          <w:delText xml:space="preserve">el productor </w:delText>
        </w:r>
        <w:r w:rsidRPr="000B247C">
          <w:rPr>
            <w:lang w:val="es-ES"/>
          </w:rPr>
          <w:delText xml:space="preserve">deberá requerir por escrito mediante correo electrónico a </w:delText>
        </w:r>
      </w:del>
      <w:customXmlDelRangeStart w:id="171" w:author="Daniel Gómez" w:date="2019-07-10T14:17:00Z"/>
      <w:sdt>
        <w:sdtPr>
          <w:rPr>
            <w:rStyle w:val="MAYUSCULA"/>
          </w:rPr>
          <w:alias w:val="¿Artista o artistas?"/>
          <w:tag w:val="¿Artista o artistas?"/>
          <w:id w:val="1389754710"/>
          <w:placeholder>
            <w:docPart w:val="04F0757EB8514CD7AFF90F264C02C441"/>
          </w:placeholder>
          <w:comboBox>
            <w:listItem w:value="Elija un elemento."/>
            <w:listItem w:displayText="los artistas" w:value="los artistas"/>
            <w:listItem w:displayText="el artista" w:value="el artista"/>
          </w:comboBox>
        </w:sdtPr>
        <w:sdtEndPr>
          <w:rPr>
            <w:rStyle w:val="MAYUSCULA"/>
          </w:rPr>
        </w:sdtEndPr>
        <w:sdtContent>
          <w:customXmlDelRangeEnd w:id="171"/>
          <w:del w:id="172" w:author="Daniel Gómez" w:date="2019-07-10T14:17:00Z">
            <w:r w:rsidR="00161FF9">
              <w:rPr>
                <w:rStyle w:val="MAYUSCULA"/>
              </w:rPr>
              <w:delText>el artista</w:delText>
            </w:r>
          </w:del>
          <w:customXmlDelRangeStart w:id="173" w:author="Daniel Gómez" w:date="2019-07-10T14:17:00Z"/>
        </w:sdtContent>
      </w:sdt>
      <w:customXmlDelRangeEnd w:id="173"/>
      <w:del w:id="174" w:author="Daniel Gómez" w:date="2019-07-10T14:17:00Z">
        <w:r w:rsidRPr="000B247C">
          <w:rPr>
            <w:lang w:val="es-ES"/>
          </w:rPr>
          <w:delText xml:space="preserve">, el cual tiene un término de 10 días hábiles para dar respuesta y proponer una forma de solución, en caso de no llegar a un acuerdo dentro de los 5 días hábiles siguientes, se entenderá </w:delText>
        </w:r>
        <w:r w:rsidR="001C0C8A">
          <w:rPr>
            <w:lang w:val="es-ES"/>
          </w:rPr>
          <w:delText xml:space="preserve">generada la obligación de pago. </w:delText>
        </w:r>
        <w:r w:rsidRPr="001C0C8A">
          <w:rPr>
            <w:rStyle w:val="MAYUSCULA"/>
            <w:lang w:val="es-ES"/>
          </w:rPr>
          <w:delText>Las partes</w:delText>
        </w:r>
        <w:r w:rsidRPr="000B247C">
          <w:rPr>
            <w:lang w:val="es-ES"/>
          </w:rPr>
          <w:delText xml:space="preserve"> pactan que el presente documento presta por sí solo mérito ejecutivo por el valor indicado, sometido a la referida condición, sin necesidad de declaración judicial.</w:delText>
        </w:r>
        <w:commentRangeEnd w:id="160"/>
        <w:r w:rsidR="004510EF">
          <w:rPr>
            <w:rStyle w:val="Refdecomentario"/>
          </w:rPr>
          <w:commentReference w:id="160"/>
        </w:r>
      </w:del>
    </w:p>
    <w:p w14:paraId="3F747CBE" w14:textId="47462C6B" w:rsidR="00EE07AC" w:rsidRDefault="00EE07AC" w:rsidP="00EE07AC">
      <w:pPr>
        <w:pStyle w:val="Ttulo2"/>
        <w:rPr>
          <w:lang w:val="es-ES"/>
        </w:rPr>
      </w:pPr>
      <w:r>
        <w:rPr>
          <w:lang w:val="es-ES"/>
        </w:rPr>
        <w:t>Arbitraje</w:t>
      </w:r>
    </w:p>
    <w:p w14:paraId="72E26920" w14:textId="2BAC6E10" w:rsidR="00EE07AC" w:rsidRPr="00EE07AC" w:rsidRDefault="00EE07AC" w:rsidP="00EE07AC">
      <w:pPr>
        <w:numPr>
          <w:ilvl w:val="0"/>
          <w:numId w:val="0"/>
        </w:numPr>
        <w:ind w:left="170"/>
        <w:rPr>
          <w:lang w:val="es-ES"/>
        </w:rPr>
      </w:pPr>
      <w:r w:rsidRPr="00EE07AC">
        <w:rPr>
          <w:lang w:val="es-ES"/>
        </w:rPr>
        <w:t>Toda controversia o diferencia relativa a este contrato se resolverá por un Tribunal Arbitral de</w:t>
      </w:r>
      <w:r>
        <w:rPr>
          <w:lang w:val="es-ES"/>
        </w:rPr>
        <w:t xml:space="preserve">l Centro de Conciliación y </w:t>
      </w:r>
      <w:r w:rsidRPr="00EE07AC">
        <w:rPr>
          <w:lang w:val="es-ES"/>
        </w:rPr>
        <w:t xml:space="preserve">Arbitraje </w:t>
      </w:r>
      <w:r>
        <w:rPr>
          <w:lang w:val="es-ES"/>
        </w:rPr>
        <w:t xml:space="preserve">de la Cámara de Comercio de Medellín, </w:t>
      </w:r>
      <w:r w:rsidRPr="00EE07AC">
        <w:rPr>
          <w:lang w:val="es-ES"/>
        </w:rPr>
        <w:t xml:space="preserve">de acuerdo con las siguientes reglas: el Tribunal estará integrado por 1 </w:t>
      </w:r>
      <w:r>
        <w:rPr>
          <w:lang w:val="es-ES"/>
        </w:rPr>
        <w:t>á</w:t>
      </w:r>
      <w:r w:rsidRPr="00EE07AC">
        <w:rPr>
          <w:lang w:val="es-ES"/>
        </w:rPr>
        <w:t>rbitro</w:t>
      </w:r>
      <w:r>
        <w:rPr>
          <w:lang w:val="es-ES"/>
        </w:rPr>
        <w:t xml:space="preserve"> designado</w:t>
      </w:r>
      <w:r w:rsidRPr="00EE07AC">
        <w:rPr>
          <w:lang w:val="es-ES"/>
        </w:rPr>
        <w:t xml:space="preserve"> </w:t>
      </w:r>
      <w:r>
        <w:rPr>
          <w:lang w:val="es-ES"/>
        </w:rPr>
        <w:t>de</w:t>
      </w:r>
      <w:r w:rsidRPr="00EE07AC">
        <w:rPr>
          <w:lang w:val="es-ES"/>
        </w:rPr>
        <w:t xml:space="preserve"> mutuo acuerdo </w:t>
      </w:r>
      <w:r>
        <w:rPr>
          <w:lang w:val="es-ES"/>
        </w:rPr>
        <w:t xml:space="preserve">por </w:t>
      </w:r>
      <w:r w:rsidRPr="00EE07AC">
        <w:rPr>
          <w:lang w:val="es-ES"/>
        </w:rPr>
        <w:t xml:space="preserve">las partes. En caso de que no fuere esto posible, </w:t>
      </w:r>
      <w:r>
        <w:rPr>
          <w:lang w:val="es-ES"/>
        </w:rPr>
        <w:t>el árbitro será</w:t>
      </w:r>
      <w:r w:rsidRPr="00EE07AC">
        <w:rPr>
          <w:lang w:val="es-ES"/>
        </w:rPr>
        <w:t xml:space="preserve"> designad</w:t>
      </w:r>
      <w:r>
        <w:rPr>
          <w:lang w:val="es-ES"/>
        </w:rPr>
        <w:t>o</w:t>
      </w:r>
      <w:r w:rsidRPr="00EE07AC">
        <w:rPr>
          <w:lang w:val="es-ES"/>
        </w:rPr>
        <w:t xml:space="preserve"> por el </w:t>
      </w:r>
      <w:r>
        <w:rPr>
          <w:lang w:val="es-ES"/>
        </w:rPr>
        <w:t xml:space="preserve">Centro de Conciliación y </w:t>
      </w:r>
      <w:r w:rsidRPr="00EE07AC">
        <w:rPr>
          <w:lang w:val="es-ES"/>
        </w:rPr>
        <w:t xml:space="preserve">Arbitraje </w:t>
      </w:r>
      <w:r>
        <w:rPr>
          <w:lang w:val="es-ES"/>
        </w:rPr>
        <w:t>de la Cámara de Comercio de Medellín</w:t>
      </w:r>
      <w:r w:rsidRPr="00EE07AC">
        <w:rPr>
          <w:lang w:val="es-ES"/>
        </w:rPr>
        <w:t>, mediante sorteo, de su lista de Árbitros. El Tribunal decidirá en derecho y funcionará y se sujetará</w:t>
      </w:r>
      <w:r>
        <w:rPr>
          <w:lang w:val="es-ES"/>
        </w:rPr>
        <w:t xml:space="preserve"> a</w:t>
      </w:r>
      <w:r w:rsidR="00431B4E">
        <w:rPr>
          <w:lang w:val="es-ES"/>
        </w:rPr>
        <w:t xml:space="preserve"> su reglamento y administración.</w:t>
      </w:r>
    </w:p>
    <w:p w14:paraId="72E7E43D" w14:textId="77777777" w:rsidR="001A1D8C" w:rsidRDefault="001A1D8C" w:rsidP="001A1D8C">
      <w:pPr>
        <w:pStyle w:val="Ttulo2"/>
        <w:rPr>
          <w:lang w:val="es-ES"/>
        </w:rPr>
      </w:pPr>
      <w:r>
        <w:rPr>
          <w:lang w:val="es-ES"/>
        </w:rPr>
        <w:t>Firmas</w:t>
      </w:r>
    </w:p>
    <w:p w14:paraId="452BDC7D" w14:textId="48FF7DE9" w:rsidR="007968FE" w:rsidRPr="000B7FB0" w:rsidRDefault="007968FE" w:rsidP="001A1D8C">
      <w:pPr>
        <w:numPr>
          <w:ilvl w:val="0"/>
          <w:numId w:val="0"/>
        </w:numPr>
        <w:ind w:left="170"/>
      </w:pPr>
      <w:r w:rsidRPr="00D370F9">
        <w:t xml:space="preserve">En señal de aprobación, </w:t>
      </w:r>
      <w:r w:rsidRPr="00817838">
        <w:rPr>
          <w:rStyle w:val="MAYUSCULA"/>
        </w:rPr>
        <w:t xml:space="preserve">las </w:t>
      </w:r>
      <w:r w:rsidRPr="00817838">
        <w:rPr>
          <w:rStyle w:val="MAYUSCULA"/>
        </w:rPr>
        <w:fldChar w:fldCharType="begin"/>
      </w:r>
      <w:r w:rsidRPr="00817838">
        <w:rPr>
          <w:rStyle w:val="MAYUSCULA"/>
        </w:rPr>
        <w:instrText xml:space="preserve"> REF _Ref1842485 \h </w:instrText>
      </w:r>
      <w:r>
        <w:rPr>
          <w:rStyle w:val="MAYUSCULA"/>
        </w:rPr>
        <w:instrText xml:space="preserve"> \* MERGEFORMAT </w:instrText>
      </w:r>
      <w:r w:rsidRPr="00817838">
        <w:rPr>
          <w:rStyle w:val="MAYUSCULA"/>
        </w:rPr>
      </w:r>
      <w:r w:rsidRPr="00817838">
        <w:rPr>
          <w:rStyle w:val="MAYUSCULA"/>
        </w:rPr>
        <w:fldChar w:fldCharType="separate"/>
      </w:r>
      <w:r w:rsidR="00D453BB" w:rsidRPr="00D453BB">
        <w:rPr>
          <w:rStyle w:val="MAYUSCULA"/>
        </w:rPr>
        <w:t>Partes</w:t>
      </w:r>
      <w:r w:rsidRPr="00817838">
        <w:rPr>
          <w:rStyle w:val="MAYUSCULA"/>
        </w:rPr>
        <w:fldChar w:fldCharType="end"/>
      </w:r>
      <w:r>
        <w:rPr>
          <w:rStyle w:val="MAYUSCULA"/>
        </w:rPr>
        <w:t xml:space="preserve"> </w:t>
      </w:r>
      <w:r w:rsidRPr="00D370F9">
        <w:t>suscriben a continuación el presente documento</w:t>
      </w:r>
      <w:r>
        <w:t>.</w:t>
      </w:r>
    </w:p>
    <w:tbl>
      <w:tblPr>
        <w:tblStyle w:val="Tablaconcuadrcula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5"/>
        <w:gridCol w:w="4924"/>
      </w:tblGrid>
      <w:tr w:rsidR="007968FE" w14:paraId="3C43B08C" w14:textId="77777777" w:rsidTr="00C2637C">
        <w:tc>
          <w:tcPr>
            <w:tcW w:w="4925" w:type="dxa"/>
          </w:tcPr>
          <w:p w14:paraId="3EB689A4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7BCB376F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3E1A9BE1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1DDAD8A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sdt>
            <w:sdtPr>
              <w:rPr>
                <w:rStyle w:val="Negrilla"/>
              </w:rPr>
              <w:alias w:val="Representante legal productor"/>
              <w:tag w:val="Representante legal productor"/>
              <w:id w:val="-2096699317"/>
              <w:placeholder>
                <w:docPart w:val="A814E094542D4642A77F36B24DA25813"/>
              </w:placeholder>
            </w:sdtPr>
            <w:sdtEndPr>
              <w:rPr>
                <w:rStyle w:val="Negrilla"/>
              </w:rPr>
            </w:sdtEndPr>
            <w:sdtContent>
              <w:p w14:paraId="6FB5AD25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rStyle w:val="Negrilla"/>
                  </w:rPr>
                </w:pPr>
                <w:r w:rsidRPr="000B7FB0">
                  <w:rPr>
                    <w:rStyle w:val="Negrilla"/>
                  </w:rPr>
                  <w:t>[Representante legal productor]</w:t>
                </w:r>
              </w:p>
            </w:sdtContent>
          </w:sdt>
          <w:p w14:paraId="27C04CAB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 w:rsidRPr="0021505D">
              <w:t xml:space="preserve">Cédula de ciudadanía </w:t>
            </w:r>
            <w:sdt>
              <w:sdtPr>
                <w:rPr>
                  <w:rStyle w:val="Negrilla"/>
                </w:rPr>
                <w:alias w:val="Cedula representante productor"/>
                <w:tag w:val="Cedula representante productor"/>
                <w:id w:val="-488333335"/>
                <w:placeholder>
                  <w:docPart w:val="2E83CF83649E418A90223031D6EE9E49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[CEDULA]</w:t>
                </w:r>
              </w:sdtContent>
            </w:sdt>
          </w:p>
          <w:p w14:paraId="174A0913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b/>
              </w:rPr>
            </w:pPr>
            <w:r w:rsidRPr="0021505D">
              <w:rPr>
                <w:b/>
              </w:rPr>
              <w:t xml:space="preserve"> Representante </w:t>
            </w:r>
            <w:r>
              <w:rPr>
                <w:b/>
              </w:rPr>
              <w:t>Legal</w:t>
            </w:r>
          </w:p>
          <w:p w14:paraId="0E4AE649" w14:textId="0037986B" w:rsidR="007968FE" w:rsidRPr="001F135D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  <w:rPr>
                <w:rStyle w:val="MAYUSCULA"/>
                <w:b/>
              </w:rPr>
            </w:pPr>
            <w:r w:rsidRPr="001F135D">
              <w:fldChar w:fldCharType="begin"/>
            </w:r>
            <w:r>
              <w:rPr>
                <w:b/>
              </w:rPr>
              <w:instrText xml:space="preserve"> REF nombre_productor \h  \* MERGEFORMAT </w:instrText>
            </w:r>
            <w:r w:rsidRPr="001F135D">
              <w:fldChar w:fldCharType="separate"/>
            </w:r>
            <w:sdt>
              <w:sdtPr>
                <w:rPr>
                  <w:rStyle w:val="Negrilla"/>
                </w:rPr>
                <w:alias w:val="Productor"/>
                <w:tag w:val="Productor"/>
                <w:id w:val="763891663"/>
                <w:placeholder>
                  <w:docPart w:val="63DF4A914C704E12950E5A1F319C140C"/>
                </w:placeholder>
              </w:sdtPr>
              <w:sdtEndPr>
                <w:rPr>
                  <w:rStyle w:val="Negrilla"/>
                </w:rPr>
              </w:sdtEndPr>
              <w:sdtContent>
                <w:r w:rsidR="00D453BB" w:rsidRPr="0072774D">
                  <w:rPr>
                    <w:rStyle w:val="Negrilla"/>
                  </w:rPr>
                  <w:t>Búho Negro S.A.S</w:t>
                </w:r>
              </w:sdtContent>
            </w:sdt>
            <w:r w:rsidRPr="001F135D">
              <w:rPr>
                <w:rStyle w:val="MAYUSCULA"/>
                <w:b/>
              </w:rPr>
              <w:fldChar w:fldCharType="end"/>
            </w:r>
          </w:p>
          <w:p w14:paraId="6A7143D3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>
              <w:t xml:space="preserve">NIT </w:t>
            </w:r>
            <w:sdt>
              <w:sdtPr>
                <w:rPr>
                  <w:rStyle w:val="Negrilla"/>
                </w:rPr>
                <w:alias w:val="NIT productor"/>
                <w:tag w:val="NIT productor"/>
                <w:id w:val="-1390647797"/>
                <w:placeholder>
                  <w:docPart w:val="C2BF00A6409C4C6CBE44E10120BEEF7E"/>
                </w:placeholder>
              </w:sdtPr>
              <w:sdtEndPr>
                <w:rPr>
                  <w:rStyle w:val="Fuentedeprrafopredeter"/>
                  <w:b w:val="0"/>
                </w:rPr>
              </w:sdtEndPr>
              <w:sdtContent>
                <w:r>
                  <w:rPr>
                    <w:rStyle w:val="Negrilla"/>
                  </w:rPr>
                  <w:t>[NIT]</w:t>
                </w:r>
              </w:sdtContent>
            </w:sdt>
          </w:p>
          <w:p w14:paraId="1643F688" w14:textId="77777777" w:rsidR="007968FE" w:rsidRDefault="007968FE" w:rsidP="00C2637C">
            <w:pPr>
              <w:numPr>
                <w:ilvl w:val="0"/>
                <w:numId w:val="0"/>
              </w:numPr>
              <w:spacing w:before="120"/>
              <w:ind w:left="57"/>
              <w:jc w:val="center"/>
            </w:pPr>
            <w:r>
              <w:t xml:space="preserve">Teléfono: </w:t>
            </w:r>
            <w:sdt>
              <w:sdtPr>
                <w:rPr>
                  <w:rStyle w:val="Negrilla"/>
                </w:rPr>
                <w:alias w:val="Teléfono productor"/>
                <w:tag w:val="Teléfono productor"/>
                <w:id w:val="295655814"/>
                <w:placeholder>
                  <w:docPart w:val="C2BF00A6409C4C6CBE44E10120BEEF7E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[TEL]</w:t>
                </w:r>
              </w:sdtContent>
            </w:sdt>
          </w:p>
          <w:p w14:paraId="48558311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rStyle w:val="Negrilla"/>
              </w:rPr>
            </w:pPr>
            <w:r>
              <w:t xml:space="preserve">Correo electrónico: </w:t>
            </w:r>
            <w:sdt>
              <w:sdtPr>
                <w:rPr>
                  <w:rStyle w:val="Negrilla"/>
                </w:rPr>
                <w:alias w:val="Email productor"/>
                <w:tag w:val="Email productor"/>
                <w:id w:val="-1263136454"/>
                <w:placeholder>
                  <w:docPart w:val="C2BF00A6409C4C6CBE44E10120BEEF7E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[EMAIL]</w:t>
                </w:r>
              </w:sdtContent>
            </w:sdt>
          </w:p>
          <w:p w14:paraId="1391FDD8" w14:textId="77777777" w:rsidR="007968FE" w:rsidRPr="000B7FB0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b/>
              </w:rPr>
            </w:pPr>
            <w:r w:rsidRPr="001A1D8C">
              <w:t>Dirección:</w:t>
            </w:r>
            <w:r>
              <w:rPr>
                <w:rStyle w:val="Negrilla"/>
              </w:rPr>
              <w:t xml:space="preserve"> </w:t>
            </w:r>
            <w:sdt>
              <w:sdtPr>
                <w:rPr>
                  <w:rStyle w:val="Negrilla"/>
                </w:rPr>
                <w:alias w:val="Dirección"/>
                <w:tag w:val="Dirección"/>
                <w:id w:val="-1655446099"/>
                <w:placeholder>
                  <w:docPart w:val="A32DEE349A2A459CB43B81C66AEE232B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[DIRECCIÓN]</w:t>
                </w:r>
              </w:sdtContent>
            </w:sdt>
          </w:p>
        </w:tc>
        <w:tc>
          <w:tcPr>
            <w:tcW w:w="4924" w:type="dxa"/>
          </w:tcPr>
          <w:p w14:paraId="62C3F2B3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1242B5D1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2445BEE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p w14:paraId="22B9BC06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</w:p>
          <w:customXmlDelRangeStart w:id="175" w:author="Daniel Gómez" w:date="2019-07-10T14:17:00Z"/>
          <w:sdt>
            <w:sdtPr>
              <w:rPr>
                <w:rStyle w:val="Negrilla"/>
              </w:rPr>
              <w:alias w:val="Nombre"/>
              <w:tag w:val="Nombre"/>
              <w:id w:val="-1733151291"/>
              <w:placeholder>
                <w:docPart w:val="D26797A96CC0453188B1D31B7E4E518C"/>
              </w:placeholder>
            </w:sdtPr>
            <w:sdtEndPr>
              <w:rPr>
                <w:rStyle w:val="Negrilla"/>
              </w:rPr>
            </w:sdtEndPr>
            <w:sdtContent>
              <w:customXmlDelRangeEnd w:id="175"/>
              <w:p w14:paraId="14D1D2CF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del w:id="176" w:author="Daniel Gómez" w:date="2019-07-10T14:17:00Z"/>
                    <w:rStyle w:val="Negrilla"/>
                  </w:rPr>
                </w:pPr>
                <w:del w:id="177" w:author="Daniel Gómez" w:date="2019-07-10T14:17:00Z">
                  <w:r w:rsidRPr="000B7FB0">
                    <w:rPr>
                      <w:rStyle w:val="Negrilla"/>
                    </w:rPr>
                    <w:delText>[</w:delText>
                  </w:r>
                  <w:r w:rsidR="001A1D8C">
                    <w:rPr>
                      <w:rStyle w:val="Negrilla"/>
                    </w:rPr>
                    <w:delText>Artista</w:delText>
                  </w:r>
                  <w:r>
                    <w:rPr>
                      <w:rStyle w:val="Negrilla"/>
                    </w:rPr>
                    <w:delText xml:space="preserve"> 1</w:delText>
                  </w:r>
                  <w:r w:rsidRPr="000B7FB0">
                    <w:rPr>
                      <w:rStyle w:val="Negrilla"/>
                    </w:rPr>
                    <w:delText>]</w:delText>
                  </w:r>
                </w:del>
              </w:p>
              <w:customXmlDelRangeStart w:id="178" w:author="Daniel Gómez" w:date="2019-07-10T14:17:00Z"/>
            </w:sdtContent>
          </w:sdt>
          <w:customXmlDelRangeEnd w:id="178"/>
          <w:customXmlInsRangeStart w:id="179" w:author="Daniel Gómez" w:date="2019-07-10T14:17:00Z"/>
          <w:sdt>
            <w:sdtPr>
              <w:rPr>
                <w:rStyle w:val="Negrilla"/>
              </w:rPr>
              <w:alias w:val="Nombre"/>
              <w:tag w:val="Nombre"/>
              <w:id w:val="-876548812"/>
              <w:placeholder>
                <w:docPart w:val="B6FCAEBD163C44EAAC3E9803F41F48CE"/>
              </w:placeholder>
            </w:sdtPr>
            <w:sdtEndPr>
              <w:rPr>
                <w:rStyle w:val="Negrilla"/>
              </w:rPr>
            </w:sdtEndPr>
            <w:sdtContent>
              <w:customXmlInsRangeEnd w:id="179"/>
              <w:p w14:paraId="4A6F01AE" w14:textId="14BCBBF6" w:rsidR="007968FE" w:rsidRPr="000B7FB0" w:rsidRDefault="00431B4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ins w:id="180" w:author="Daniel Gómez" w:date="2019-07-10T14:17:00Z"/>
                    <w:rStyle w:val="Negrilla"/>
                  </w:rPr>
                </w:pPr>
                <w:ins w:id="181" w:author="Daniel Gómez" w:date="2019-07-10T14:17:00Z">
                  <w:r>
                    <w:rPr>
                      <w:rStyle w:val="Negrilla"/>
                    </w:rPr>
                    <w:t>Mariana XXXNOMBRE COMPLETOXXX</w:t>
                  </w:r>
                </w:ins>
              </w:p>
              <w:customXmlInsRangeStart w:id="182" w:author="Daniel Gómez" w:date="2019-07-10T14:17:00Z"/>
            </w:sdtContent>
          </w:sdt>
          <w:customXmlInsRangeEnd w:id="182"/>
          <w:p w14:paraId="1FA03F56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</w:pPr>
            <w:r w:rsidRPr="0021505D">
              <w:t xml:space="preserve">Cédula de ciudadanía </w:t>
            </w:r>
            <w:sdt>
              <w:sdtPr>
                <w:rPr>
                  <w:rStyle w:val="Negrilla"/>
                </w:rPr>
                <w:alias w:val="Cedula"/>
                <w:tag w:val="Cedula"/>
                <w:id w:val="1379212339"/>
                <w:placeholder>
                  <w:docPart w:val="1CB34C953CCB40D7BC34D96AF77F780C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[CEDULA]</w:t>
                </w:r>
              </w:sdtContent>
            </w:sdt>
          </w:p>
          <w:p w14:paraId="61AA98E3" w14:textId="77777777" w:rsidR="007968FE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</w:pPr>
            <w:r>
              <w:t xml:space="preserve">Teléfono: </w:t>
            </w:r>
            <w:sdt>
              <w:sdtPr>
                <w:rPr>
                  <w:rStyle w:val="Negrilla"/>
                </w:rPr>
                <w:alias w:val="Teléfono"/>
                <w:tag w:val="Teléfono"/>
                <w:id w:val="-144446132"/>
                <w:placeholder>
                  <w:docPart w:val="04D79AF1229A4F45BDD326C2D7A39CF7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[TEL]</w:t>
                </w:r>
              </w:sdtContent>
            </w:sdt>
          </w:p>
          <w:p w14:paraId="68B823B7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rStyle w:val="Negrilla"/>
              </w:rPr>
            </w:pPr>
            <w:r>
              <w:t xml:space="preserve">Correo electrónico: </w:t>
            </w:r>
            <w:sdt>
              <w:sdtPr>
                <w:rPr>
                  <w:rStyle w:val="Negrilla"/>
                </w:rPr>
                <w:alias w:val="Email"/>
                <w:tag w:val="Email"/>
                <w:id w:val="-305548971"/>
                <w:placeholder>
                  <w:docPart w:val="04D79AF1229A4F45BDD326C2D7A39CF7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[EMAIL]</w:t>
                </w:r>
              </w:sdtContent>
            </w:sdt>
          </w:p>
          <w:p w14:paraId="7B3F08DB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</w:pPr>
            <w:r w:rsidRPr="001A1D8C">
              <w:t>Dirección:</w:t>
            </w:r>
            <w:r w:rsidRPr="001A1D8C">
              <w:rPr>
                <w:rStyle w:val="Negrilla"/>
                <w:b w:val="0"/>
              </w:rPr>
              <w:t xml:space="preserve"> </w:t>
            </w:r>
            <w:sdt>
              <w:sdtPr>
                <w:rPr>
                  <w:rStyle w:val="Negrilla"/>
                </w:rPr>
                <w:alias w:val="Dirección"/>
                <w:tag w:val="Dirección"/>
                <w:id w:val="-1088611238"/>
                <w:placeholder>
                  <w:docPart w:val="904896D80A054C819219F8566407DD6B"/>
                </w:placeholder>
              </w:sdtPr>
              <w:sdtEndPr>
                <w:rPr>
                  <w:rStyle w:val="Negrilla"/>
                </w:rPr>
              </w:sdtEndPr>
              <w:sdtContent>
                <w:r>
                  <w:rPr>
                    <w:rStyle w:val="Negrilla"/>
                  </w:rPr>
                  <w:t>[DIRECCIÓN]</w:t>
                </w:r>
              </w:sdtContent>
            </w:sdt>
          </w:p>
        </w:tc>
      </w:tr>
      <w:tr w:rsidR="007968FE" w14:paraId="7BC77C92" w14:textId="77777777" w:rsidTr="00C2637C">
        <w:trPr>
          <w:del w:id="183" w:author="Daniel Gómez" w:date="2019-07-10T14:17:00Z"/>
        </w:trPr>
        <w:tc>
          <w:tcPr>
            <w:tcW w:w="4925" w:type="dxa"/>
          </w:tcPr>
          <w:p w14:paraId="7B3728D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184" w:author="Daniel Gómez" w:date="2019-07-10T14:17:00Z"/>
              </w:rPr>
            </w:pPr>
          </w:p>
          <w:p w14:paraId="0E26FC07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185" w:author="Daniel Gómez" w:date="2019-07-10T14:17:00Z"/>
              </w:rPr>
            </w:pPr>
          </w:p>
          <w:p w14:paraId="089F614D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186" w:author="Daniel Gómez" w:date="2019-07-10T14:17:00Z"/>
              </w:rPr>
            </w:pPr>
          </w:p>
          <w:p w14:paraId="656488C2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187" w:author="Daniel Gómez" w:date="2019-07-10T14:17:00Z"/>
              </w:rPr>
            </w:pPr>
          </w:p>
          <w:customXmlDelRangeStart w:id="188" w:author="Daniel Gómez" w:date="2019-07-10T14:17:00Z"/>
          <w:sdt>
            <w:sdtPr>
              <w:rPr>
                <w:rStyle w:val="Negrilla"/>
              </w:rPr>
              <w:alias w:val="Nombre"/>
              <w:tag w:val="Nombre"/>
              <w:id w:val="1839647527"/>
              <w:placeholder>
                <w:docPart w:val="839844C5716243AABE47BE902A4858AA"/>
              </w:placeholder>
            </w:sdtPr>
            <w:sdtEndPr>
              <w:rPr>
                <w:rStyle w:val="Negrilla"/>
              </w:rPr>
            </w:sdtEndPr>
            <w:sdtContent>
              <w:customXmlDelRangeEnd w:id="188"/>
              <w:p w14:paraId="5CDF66BF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del w:id="189" w:author="Daniel Gómez" w:date="2019-07-10T14:17:00Z"/>
                    <w:rStyle w:val="Negrilla"/>
                  </w:rPr>
                </w:pPr>
                <w:del w:id="190" w:author="Daniel Gómez" w:date="2019-07-10T14:17:00Z">
                  <w:r w:rsidRPr="000B7FB0">
                    <w:rPr>
                      <w:rStyle w:val="Negrilla"/>
                    </w:rPr>
                    <w:delText>[</w:delText>
                  </w:r>
                  <w:r w:rsidR="001A1D8C">
                    <w:rPr>
                      <w:rStyle w:val="Negrilla"/>
                    </w:rPr>
                    <w:delText>Artista 2</w:delText>
                  </w:r>
                  <w:r w:rsidRPr="000B7FB0">
                    <w:rPr>
                      <w:rStyle w:val="Negrilla"/>
                    </w:rPr>
                    <w:delText>]</w:delText>
                  </w:r>
                </w:del>
              </w:p>
              <w:customXmlDelRangeStart w:id="191" w:author="Daniel Gómez" w:date="2019-07-10T14:17:00Z"/>
            </w:sdtContent>
          </w:sdt>
          <w:customXmlDelRangeEnd w:id="191"/>
          <w:p w14:paraId="0175994A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del w:id="192" w:author="Daniel Gómez" w:date="2019-07-10T14:17:00Z"/>
              </w:rPr>
            </w:pPr>
            <w:del w:id="193" w:author="Daniel Gómez" w:date="2019-07-10T14:17:00Z">
              <w:r w:rsidRPr="0021505D">
                <w:delText xml:space="preserve">Cédula de ciudadanía </w:delText>
              </w:r>
            </w:del>
            <w:customXmlDelRangeStart w:id="194" w:author="Daniel Gómez" w:date="2019-07-10T14:17:00Z"/>
            <w:sdt>
              <w:sdtPr>
                <w:rPr>
                  <w:rStyle w:val="Negrilla"/>
                </w:rPr>
                <w:alias w:val="Cedula"/>
                <w:tag w:val="Cedula"/>
                <w:id w:val="-205953462"/>
                <w:placeholder>
                  <w:docPart w:val="3B42162396584C8698081757414B465C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194"/>
                <w:del w:id="195" w:author="Daniel Gómez" w:date="2019-07-10T14:17:00Z">
                  <w:r>
                    <w:rPr>
                      <w:rStyle w:val="Negrilla"/>
                    </w:rPr>
                    <w:delText>[CEDULA]</w:delText>
                  </w:r>
                </w:del>
                <w:customXmlDelRangeStart w:id="196" w:author="Daniel Gómez" w:date="2019-07-10T14:17:00Z"/>
              </w:sdtContent>
            </w:sdt>
            <w:customXmlDelRangeEnd w:id="196"/>
          </w:p>
          <w:p w14:paraId="17864E94" w14:textId="77777777" w:rsidR="007968FE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  <w:rPr>
                <w:del w:id="197" w:author="Daniel Gómez" w:date="2019-07-10T14:17:00Z"/>
              </w:rPr>
            </w:pPr>
            <w:del w:id="198" w:author="Daniel Gómez" w:date="2019-07-10T14:17:00Z">
              <w:r>
                <w:delText xml:space="preserve">Teléfono: </w:delText>
              </w:r>
            </w:del>
            <w:customXmlDelRangeStart w:id="199" w:author="Daniel Gómez" w:date="2019-07-10T14:17:00Z"/>
            <w:sdt>
              <w:sdtPr>
                <w:rPr>
                  <w:rStyle w:val="Negrilla"/>
                </w:rPr>
                <w:alias w:val="Teléfono"/>
                <w:tag w:val="Teléfono"/>
                <w:id w:val="-2048289777"/>
                <w:placeholder>
                  <w:docPart w:val="E94C8B9CD3F548EAA413A4537A3B47B6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199"/>
                <w:del w:id="200" w:author="Daniel Gómez" w:date="2019-07-10T14:17:00Z">
                  <w:r>
                    <w:rPr>
                      <w:rStyle w:val="Negrilla"/>
                    </w:rPr>
                    <w:delText>[TEL]</w:delText>
                  </w:r>
                </w:del>
                <w:customXmlDelRangeStart w:id="201" w:author="Daniel Gómez" w:date="2019-07-10T14:17:00Z"/>
              </w:sdtContent>
            </w:sdt>
            <w:customXmlDelRangeEnd w:id="201"/>
          </w:p>
          <w:p w14:paraId="16813B11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02" w:author="Daniel Gómez" w:date="2019-07-10T14:17:00Z"/>
                <w:rStyle w:val="Negrilla"/>
              </w:rPr>
            </w:pPr>
            <w:del w:id="203" w:author="Daniel Gómez" w:date="2019-07-10T14:17:00Z">
              <w:r>
                <w:delText xml:space="preserve">Correo electrónico: </w:delText>
              </w:r>
            </w:del>
            <w:customXmlDelRangeStart w:id="204" w:author="Daniel Gómez" w:date="2019-07-10T14:17:00Z"/>
            <w:sdt>
              <w:sdtPr>
                <w:rPr>
                  <w:rStyle w:val="Negrilla"/>
                </w:rPr>
                <w:alias w:val="Email"/>
                <w:tag w:val="Email"/>
                <w:id w:val="1428540519"/>
                <w:placeholder>
                  <w:docPart w:val="E94C8B9CD3F548EAA413A4537A3B47B6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204"/>
                <w:del w:id="205" w:author="Daniel Gómez" w:date="2019-07-10T14:17:00Z">
                  <w:r>
                    <w:rPr>
                      <w:rStyle w:val="Negrilla"/>
                    </w:rPr>
                    <w:delText>[EMAIL]</w:delText>
                  </w:r>
                </w:del>
                <w:customXmlDelRangeStart w:id="206" w:author="Daniel Gómez" w:date="2019-07-10T14:17:00Z"/>
              </w:sdtContent>
            </w:sdt>
            <w:customXmlDelRangeEnd w:id="206"/>
          </w:p>
          <w:p w14:paraId="76C3BC19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07" w:author="Daniel Gómez" w:date="2019-07-10T14:17:00Z"/>
              </w:rPr>
            </w:pPr>
            <w:del w:id="208" w:author="Daniel Gómez" w:date="2019-07-10T14:17:00Z">
              <w:r w:rsidRPr="001A1D8C">
                <w:delText>Dirección:</w:delText>
              </w:r>
              <w:r>
                <w:rPr>
                  <w:rStyle w:val="Negrilla"/>
                </w:rPr>
                <w:delText xml:space="preserve"> </w:delText>
              </w:r>
            </w:del>
            <w:customXmlDelRangeStart w:id="209" w:author="Daniel Gómez" w:date="2019-07-10T14:17:00Z"/>
            <w:sdt>
              <w:sdtPr>
                <w:rPr>
                  <w:rStyle w:val="Negrilla"/>
                </w:rPr>
                <w:alias w:val="Dirección"/>
                <w:tag w:val="Dirección"/>
                <w:id w:val="-539592017"/>
                <w:placeholder>
                  <w:docPart w:val="D7F7BDC4D67446869C27492BC19315E8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209"/>
                <w:del w:id="210" w:author="Daniel Gómez" w:date="2019-07-10T14:17:00Z">
                  <w:r>
                    <w:rPr>
                      <w:rStyle w:val="Negrilla"/>
                    </w:rPr>
                    <w:delText>[DIRECCIÓN]</w:delText>
                  </w:r>
                </w:del>
                <w:customXmlDelRangeStart w:id="211" w:author="Daniel Gómez" w:date="2019-07-10T14:17:00Z"/>
              </w:sdtContent>
            </w:sdt>
            <w:customXmlDelRangeEnd w:id="211"/>
          </w:p>
        </w:tc>
        <w:tc>
          <w:tcPr>
            <w:tcW w:w="4924" w:type="dxa"/>
          </w:tcPr>
          <w:p w14:paraId="4E140720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12" w:author="Daniel Gómez" w:date="2019-07-10T14:17:00Z"/>
              </w:rPr>
            </w:pPr>
          </w:p>
          <w:p w14:paraId="71623867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13" w:author="Daniel Gómez" w:date="2019-07-10T14:17:00Z"/>
              </w:rPr>
            </w:pPr>
          </w:p>
          <w:p w14:paraId="601AC931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14" w:author="Daniel Gómez" w:date="2019-07-10T14:17:00Z"/>
              </w:rPr>
            </w:pPr>
          </w:p>
          <w:p w14:paraId="7EA54DB7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15" w:author="Daniel Gómez" w:date="2019-07-10T14:17:00Z"/>
              </w:rPr>
            </w:pPr>
          </w:p>
          <w:customXmlDelRangeStart w:id="216" w:author="Daniel Gómez" w:date="2019-07-10T14:17:00Z"/>
          <w:sdt>
            <w:sdtPr>
              <w:rPr>
                <w:rStyle w:val="Negrilla"/>
              </w:rPr>
              <w:alias w:val="Nombre"/>
              <w:tag w:val="Nombre"/>
              <w:id w:val="361717386"/>
              <w:placeholder>
                <w:docPart w:val="A309F1620D57498E82520C5B83708C49"/>
              </w:placeholder>
            </w:sdtPr>
            <w:sdtEndPr>
              <w:rPr>
                <w:rStyle w:val="Negrilla"/>
              </w:rPr>
            </w:sdtEndPr>
            <w:sdtContent>
              <w:customXmlDelRangeEnd w:id="216"/>
              <w:p w14:paraId="26A35B6B" w14:textId="77777777" w:rsidR="007968FE" w:rsidRPr="000B7FB0" w:rsidRDefault="007968FE" w:rsidP="00C2637C">
                <w:pPr>
                  <w:numPr>
                    <w:ilvl w:val="0"/>
                    <w:numId w:val="0"/>
                  </w:numPr>
                  <w:ind w:left="57"/>
                  <w:jc w:val="center"/>
                  <w:rPr>
                    <w:del w:id="217" w:author="Daniel Gómez" w:date="2019-07-10T14:17:00Z"/>
                    <w:rStyle w:val="Negrilla"/>
                  </w:rPr>
                </w:pPr>
                <w:del w:id="218" w:author="Daniel Gómez" w:date="2019-07-10T14:17:00Z">
                  <w:r w:rsidRPr="000B7FB0">
                    <w:rPr>
                      <w:rStyle w:val="Negrilla"/>
                    </w:rPr>
                    <w:delText>[</w:delText>
                  </w:r>
                  <w:r w:rsidR="001A1D8C">
                    <w:rPr>
                      <w:rStyle w:val="Negrilla"/>
                    </w:rPr>
                    <w:delText>Artista 3</w:delText>
                  </w:r>
                  <w:r w:rsidRPr="000B7FB0">
                    <w:rPr>
                      <w:rStyle w:val="Negrilla"/>
                    </w:rPr>
                    <w:delText>]</w:delText>
                  </w:r>
                </w:del>
              </w:p>
              <w:customXmlDelRangeStart w:id="219" w:author="Daniel Gómez" w:date="2019-07-10T14:17:00Z"/>
            </w:sdtContent>
          </w:sdt>
          <w:customXmlDelRangeEnd w:id="219"/>
          <w:p w14:paraId="63F6EE1D" w14:textId="77777777" w:rsidR="007968FE" w:rsidRDefault="007968FE" w:rsidP="00C2637C">
            <w:pPr>
              <w:numPr>
                <w:ilvl w:val="0"/>
                <w:numId w:val="0"/>
              </w:numPr>
              <w:ind w:left="57"/>
              <w:jc w:val="center"/>
              <w:rPr>
                <w:del w:id="220" w:author="Daniel Gómez" w:date="2019-07-10T14:17:00Z"/>
              </w:rPr>
            </w:pPr>
            <w:del w:id="221" w:author="Daniel Gómez" w:date="2019-07-10T14:17:00Z">
              <w:r w:rsidRPr="0021505D">
                <w:delText xml:space="preserve">Cédula de ciudadanía </w:delText>
              </w:r>
            </w:del>
            <w:customXmlDelRangeStart w:id="222" w:author="Daniel Gómez" w:date="2019-07-10T14:17:00Z"/>
            <w:sdt>
              <w:sdtPr>
                <w:rPr>
                  <w:rStyle w:val="Negrilla"/>
                </w:rPr>
                <w:alias w:val="Cedula"/>
                <w:tag w:val="Cedula"/>
                <w:id w:val="689027397"/>
                <w:placeholder>
                  <w:docPart w:val="360B18DE710B4DD1A63BF4A9474A0DDC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222"/>
                <w:del w:id="223" w:author="Daniel Gómez" w:date="2019-07-10T14:17:00Z">
                  <w:r>
                    <w:rPr>
                      <w:rStyle w:val="Negrilla"/>
                    </w:rPr>
                    <w:delText>[CEDULA]</w:delText>
                  </w:r>
                </w:del>
                <w:customXmlDelRangeStart w:id="224" w:author="Daniel Gómez" w:date="2019-07-10T14:17:00Z"/>
              </w:sdtContent>
            </w:sdt>
            <w:customXmlDelRangeEnd w:id="224"/>
          </w:p>
          <w:p w14:paraId="1319AB00" w14:textId="77777777" w:rsidR="007968FE" w:rsidRDefault="007968FE" w:rsidP="00C2637C">
            <w:pPr>
              <w:numPr>
                <w:ilvl w:val="0"/>
                <w:numId w:val="0"/>
              </w:numPr>
              <w:spacing w:before="80"/>
              <w:ind w:left="57"/>
              <w:jc w:val="center"/>
              <w:rPr>
                <w:del w:id="225" w:author="Daniel Gómez" w:date="2019-07-10T14:17:00Z"/>
              </w:rPr>
            </w:pPr>
            <w:del w:id="226" w:author="Daniel Gómez" w:date="2019-07-10T14:17:00Z">
              <w:r>
                <w:delText xml:space="preserve">Teléfono: </w:delText>
              </w:r>
            </w:del>
            <w:customXmlDelRangeStart w:id="227" w:author="Daniel Gómez" w:date="2019-07-10T14:17:00Z"/>
            <w:sdt>
              <w:sdtPr>
                <w:rPr>
                  <w:rStyle w:val="Negrilla"/>
                </w:rPr>
                <w:alias w:val="Teléfono"/>
                <w:tag w:val="Teléfono"/>
                <w:id w:val="-306861171"/>
                <w:placeholder>
                  <w:docPart w:val="7A530CD1B02640FE9BD6A7FD3C08904F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227"/>
                <w:del w:id="228" w:author="Daniel Gómez" w:date="2019-07-10T14:17:00Z">
                  <w:r>
                    <w:rPr>
                      <w:rStyle w:val="Negrilla"/>
                    </w:rPr>
                    <w:delText>[TEL]</w:delText>
                  </w:r>
                </w:del>
                <w:customXmlDelRangeStart w:id="229" w:author="Daniel Gómez" w:date="2019-07-10T14:17:00Z"/>
              </w:sdtContent>
            </w:sdt>
            <w:customXmlDelRangeEnd w:id="229"/>
          </w:p>
          <w:p w14:paraId="5AC1D805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30" w:author="Daniel Gómez" w:date="2019-07-10T14:17:00Z"/>
                <w:rStyle w:val="Negrilla"/>
              </w:rPr>
            </w:pPr>
            <w:del w:id="231" w:author="Daniel Gómez" w:date="2019-07-10T14:17:00Z">
              <w:r>
                <w:delText xml:space="preserve">Correo electrónico: </w:delText>
              </w:r>
            </w:del>
            <w:customXmlDelRangeStart w:id="232" w:author="Daniel Gómez" w:date="2019-07-10T14:17:00Z"/>
            <w:sdt>
              <w:sdtPr>
                <w:rPr>
                  <w:rStyle w:val="Negrilla"/>
                </w:rPr>
                <w:alias w:val="Email"/>
                <w:tag w:val="Email"/>
                <w:id w:val="-1633325354"/>
                <w:placeholder>
                  <w:docPart w:val="7A530CD1B02640FE9BD6A7FD3C08904F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232"/>
                <w:del w:id="233" w:author="Daniel Gómez" w:date="2019-07-10T14:17:00Z">
                  <w:r>
                    <w:rPr>
                      <w:rStyle w:val="Negrilla"/>
                    </w:rPr>
                    <w:delText>[EMAIL]</w:delText>
                  </w:r>
                </w:del>
                <w:customXmlDelRangeStart w:id="234" w:author="Daniel Gómez" w:date="2019-07-10T14:17:00Z"/>
              </w:sdtContent>
            </w:sdt>
            <w:customXmlDelRangeEnd w:id="234"/>
          </w:p>
          <w:p w14:paraId="59891A6C" w14:textId="77777777" w:rsidR="007968FE" w:rsidRDefault="007968FE" w:rsidP="00C2637C">
            <w:pPr>
              <w:numPr>
                <w:ilvl w:val="0"/>
                <w:numId w:val="0"/>
              </w:numPr>
              <w:jc w:val="center"/>
              <w:rPr>
                <w:del w:id="235" w:author="Daniel Gómez" w:date="2019-07-10T14:17:00Z"/>
              </w:rPr>
            </w:pPr>
            <w:del w:id="236" w:author="Daniel Gómez" w:date="2019-07-10T14:17:00Z">
              <w:r w:rsidRPr="001A1D8C">
                <w:delText>Dirección:</w:delText>
              </w:r>
              <w:r>
                <w:rPr>
                  <w:rStyle w:val="Negrilla"/>
                </w:rPr>
                <w:delText xml:space="preserve"> </w:delText>
              </w:r>
            </w:del>
            <w:customXmlDelRangeStart w:id="237" w:author="Daniel Gómez" w:date="2019-07-10T14:17:00Z"/>
            <w:sdt>
              <w:sdtPr>
                <w:rPr>
                  <w:rStyle w:val="Negrilla"/>
                </w:rPr>
                <w:alias w:val="Dirección"/>
                <w:tag w:val="Dirección"/>
                <w:id w:val="-878932929"/>
                <w:placeholder>
                  <w:docPart w:val="7C93724B6DC74399BE2F71358418C908"/>
                </w:placeholder>
              </w:sdtPr>
              <w:sdtEndPr>
                <w:rPr>
                  <w:rStyle w:val="Negrilla"/>
                </w:rPr>
              </w:sdtEndPr>
              <w:sdtContent>
                <w:customXmlDelRangeEnd w:id="237"/>
                <w:del w:id="238" w:author="Daniel Gómez" w:date="2019-07-10T14:17:00Z">
                  <w:r>
                    <w:rPr>
                      <w:rStyle w:val="Negrilla"/>
                    </w:rPr>
                    <w:delText>[DIRECCIÓN]</w:delText>
                  </w:r>
                </w:del>
                <w:customXmlDelRangeStart w:id="239" w:author="Daniel Gómez" w:date="2019-07-10T14:17:00Z"/>
              </w:sdtContent>
            </w:sdt>
            <w:customXmlDelRangeEnd w:id="239"/>
          </w:p>
        </w:tc>
      </w:tr>
    </w:tbl>
    <w:p w14:paraId="495F3139" w14:textId="77777777" w:rsidR="00F25A49" w:rsidRDefault="00F25A49" w:rsidP="001A1D8C">
      <w:pPr>
        <w:numPr>
          <w:ilvl w:val="0"/>
          <w:numId w:val="0"/>
        </w:numPr>
      </w:pPr>
    </w:p>
    <w:sectPr w:rsidR="00F25A49" w:rsidSect="00C2637C">
      <w:headerReference w:type="default" r:id="rId11"/>
      <w:footerReference w:type="default" r:id="rId12"/>
      <w:pgSz w:w="12240" w:h="15840"/>
      <w:pgMar w:top="1021" w:right="1077" w:bottom="1134" w:left="124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30" w:author="Microsoft Office User" w:date="2019-06-14T17:15:00Z" w:initials="MOU">
    <w:p w14:paraId="4EB49232" w14:textId="77777777" w:rsidR="00131D4A" w:rsidRDefault="00131D4A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Término de 1 año y 6 fonogramas</w:t>
      </w:r>
    </w:p>
    <w:p w14:paraId="005959C4" w14:textId="77777777" w:rsidR="00131D4A" w:rsidRDefault="00131D4A">
      <w:pPr>
        <w:pStyle w:val="Textocomentario"/>
        <w:numPr>
          <w:ilvl w:val="2"/>
          <w:numId w:val="1"/>
        </w:numPr>
      </w:pPr>
      <w:r>
        <w:t xml:space="preserve"> Opción de renovación por igual término</w:t>
      </w:r>
    </w:p>
    <w:p w14:paraId="7ED56042" w14:textId="77777777" w:rsidR="00131D4A" w:rsidRDefault="00131D4A">
      <w:pPr>
        <w:pStyle w:val="Textocomentario"/>
        <w:numPr>
          <w:ilvl w:val="2"/>
          <w:numId w:val="1"/>
        </w:numPr>
      </w:pPr>
      <w:r>
        <w:t xml:space="preserve"> Opción para ambas partes</w:t>
      </w:r>
    </w:p>
  </w:comment>
  <w:comment w:id="52" w:author="Microsoft Office User" w:date="2019-06-14T17:23:00Z" w:initials="MOU">
    <w:p w14:paraId="0C68B2EC" w14:textId="77777777" w:rsidR="00131D4A" w:rsidRDefault="00131D4A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No interpretar las obras elegidas por LAS PARTES, para la ejecución del presente contrato. (Exclusividad de EL PRODUCTOR sobre l</w:t>
      </w:r>
      <w:r w:rsidR="00A9594D">
        <w:t>os fonogramas elegidos para la ejecución de este contrato)</w:t>
      </w:r>
      <w:r>
        <w:t xml:space="preserve"> </w:t>
      </w:r>
    </w:p>
    <w:p w14:paraId="27A4B7D7" w14:textId="77777777" w:rsidR="00A9594D" w:rsidRDefault="00A9594D">
      <w:pPr>
        <w:pStyle w:val="Textocomentario"/>
        <w:numPr>
          <w:ilvl w:val="2"/>
          <w:numId w:val="1"/>
        </w:numPr>
      </w:pPr>
      <w:r>
        <w:t>Término de 10 años para reinterpretar las obras</w:t>
      </w:r>
    </w:p>
  </w:comment>
  <w:comment w:id="60" w:author="Microsoft Office User" w:date="2019-06-14T17:30:00Z" w:initials="MOU">
    <w:p w14:paraId="2C9E0441" w14:textId="77777777" w:rsidR="00A9594D" w:rsidRDefault="00A9594D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 w:rsidR="00503560">
        <w:t xml:space="preserve"> </w:t>
      </w:r>
      <w:r>
        <w:t>Especificar el mínimo de inversión que r</w:t>
      </w:r>
      <w:r w:rsidR="00503560">
        <w:t>e</w:t>
      </w:r>
      <w:r>
        <w:t>alizará EL PRODUCTOR</w:t>
      </w:r>
      <w:r w:rsidR="0063264C">
        <w:t xml:space="preserve"> en mercadeo y producción de contenido (video, fotografía, diseño de piezas gráficas)</w:t>
      </w:r>
    </w:p>
    <w:p w14:paraId="45160B14" w14:textId="77777777" w:rsidR="0063264C" w:rsidRDefault="0063264C" w:rsidP="0063264C">
      <w:pPr>
        <w:pStyle w:val="Textocomentario"/>
        <w:numPr>
          <w:ilvl w:val="2"/>
          <w:numId w:val="1"/>
        </w:numPr>
      </w:pPr>
      <w:r>
        <w:t xml:space="preserve"> </w:t>
      </w:r>
      <w:r w:rsidR="00503560">
        <w:t>Presentar informes periodicamente, respecto a las regalías</w:t>
      </w:r>
      <w:r>
        <w:t xml:space="preserve"> (Periodo por definir)</w:t>
      </w:r>
    </w:p>
    <w:p w14:paraId="79B3D375" w14:textId="77777777" w:rsidR="0063264C" w:rsidRDefault="0063264C" w:rsidP="0063264C">
      <w:pPr>
        <w:pStyle w:val="Textocomentario"/>
        <w:numPr>
          <w:ilvl w:val="2"/>
          <w:numId w:val="1"/>
        </w:numPr>
      </w:pPr>
      <w:r>
        <w:t xml:space="preserve"> Permitir auditoría por parte de EL ARTISTA</w:t>
      </w:r>
    </w:p>
  </w:comment>
  <w:comment w:id="77" w:author="Microsoft Office User" w:date="2019-06-14T18:03:00Z" w:initials="MOU">
    <w:p w14:paraId="29421439" w14:textId="77777777" w:rsidR="00747629" w:rsidRDefault="00747629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>Mínimo de 8 temas preseleccionados por EL ARTISTA</w:t>
      </w:r>
    </w:p>
    <w:p w14:paraId="670E98A9" w14:textId="77777777" w:rsidR="00747629" w:rsidRDefault="00747629">
      <w:pPr>
        <w:pStyle w:val="Textocomentario"/>
        <w:numPr>
          <w:ilvl w:val="2"/>
          <w:numId w:val="1"/>
        </w:numPr>
      </w:pPr>
      <w:r>
        <w:t xml:space="preserve"> Plantear la libertad del ARTISTA de grabar en otros estudios musicales y con otros sellos musicales</w:t>
      </w:r>
    </w:p>
  </w:comment>
  <w:comment w:id="95" w:author="Microsoft Office User" w:date="2019-06-14T18:23:00Z" w:initials="MOU">
    <w:p w14:paraId="6031292C" w14:textId="77777777" w:rsidR="00C115FD" w:rsidRDefault="00C115FD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Por definir. EL ARTISTA propone 50/50</w:t>
      </w:r>
    </w:p>
  </w:comment>
  <w:comment w:id="100" w:author="Microsoft Office User" w:date="2019-06-14T18:32:00Z" w:initials="MOU">
    <w:p w14:paraId="07FA7A6D" w14:textId="77777777" w:rsidR="004E3B29" w:rsidRDefault="004E3B29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Misma cláusula del contrato de Management</w:t>
      </w:r>
    </w:p>
  </w:comment>
  <w:comment w:id="110" w:author="Microsoft Office User" w:date="2019-06-14T18:39:00Z" w:initials="MOU">
    <w:p w14:paraId="13C0ACF3" w14:textId="77777777" w:rsidR="004E3B29" w:rsidRDefault="004E3B29" w:rsidP="004E3B29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Por definir</w:t>
      </w:r>
    </w:p>
  </w:comment>
  <w:comment w:id="113" w:author="Microsoft Office User" w:date="2019-06-14T18:34:00Z" w:initials="MOU">
    <w:p w14:paraId="61B7A058" w14:textId="77777777" w:rsidR="004E3B29" w:rsidRDefault="004E3B29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Por definir. </w:t>
      </w:r>
    </w:p>
  </w:comment>
  <w:comment w:id="128" w:author="Microsoft Office User" w:date="2019-06-14T18:53:00Z" w:initials="MOU">
    <w:p w14:paraId="40035785" w14:textId="77777777" w:rsidR="00EB347E" w:rsidRDefault="00EB347E" w:rsidP="00EB347E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En el tintero. A debate</w:t>
      </w:r>
    </w:p>
  </w:comment>
  <w:comment w:id="144" w:author="Microsoft Office User" w:date="2019-06-14T18:57:00Z" w:initials="MOU">
    <w:p w14:paraId="72EF4731" w14:textId="77777777" w:rsidR="004510EF" w:rsidRDefault="004510EF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>Restringir la explotación de la imagen del ARTISTA a la comercialización de los fonogramas</w:t>
      </w:r>
    </w:p>
  </w:comment>
  <w:comment w:id="160" w:author="Microsoft Office User" w:date="2019-06-14T18:58:00Z" w:initials="MOU">
    <w:p w14:paraId="5959002C" w14:textId="77777777" w:rsidR="004510EF" w:rsidRDefault="004510EF">
      <w:pPr>
        <w:pStyle w:val="Textocomentario"/>
        <w:numPr>
          <w:ilvl w:val="2"/>
          <w:numId w:val="1"/>
        </w:numPr>
      </w:pPr>
      <w:r>
        <w:rPr>
          <w:rStyle w:val="Refdecomentario"/>
        </w:rPr>
        <w:annotationRef/>
      </w:r>
      <w:r>
        <w:t xml:space="preserve"> eliminar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ED56042" w15:done="0"/>
  <w15:commentEx w15:paraId="27A4B7D7" w15:done="0"/>
  <w15:commentEx w15:paraId="79B3D375" w15:done="0"/>
  <w15:commentEx w15:paraId="670E98A9" w15:done="0"/>
  <w15:commentEx w15:paraId="6031292C" w15:done="0"/>
  <w15:commentEx w15:paraId="07FA7A6D" w15:done="0"/>
  <w15:commentEx w15:paraId="13C0ACF3" w15:done="0"/>
  <w15:commentEx w15:paraId="61B7A058" w15:done="0"/>
  <w15:commentEx w15:paraId="40035785" w15:done="0"/>
  <w15:commentEx w15:paraId="72EF4731" w15:done="0"/>
  <w15:commentEx w15:paraId="5959002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DDD2FB2" w16cid:durableId="20AE54C7"/>
  <w16cid:commentId w16cid:paraId="42390404" w16cid:durableId="20AE569F"/>
  <w16cid:commentId w16cid:paraId="66F83584" w16cid:durableId="20AE583B"/>
  <w16cid:commentId w16cid:paraId="7549A53D" w16cid:durableId="20AE5FD9"/>
  <w16cid:commentId w16cid:paraId="2554FAD7" w16cid:durableId="20AE64A5"/>
  <w16cid:commentId w16cid:paraId="4827D050" w16cid:durableId="20AE66D2"/>
  <w16cid:commentId w16cid:paraId="3A6F6E78" w16cid:durableId="20AE6867"/>
  <w16cid:commentId w16cid:paraId="5FEDD087" w16cid:durableId="20AE672C"/>
  <w16cid:commentId w16cid:paraId="4165AA34" w16cid:durableId="20AE6B91"/>
  <w16cid:commentId w16cid:paraId="743F5A97" w16cid:durableId="20AE6C86"/>
  <w16cid:commentId w16cid:paraId="3D833A8F" w16cid:durableId="20AE6C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D27E69" w14:textId="77777777" w:rsidR="000B25F5" w:rsidRDefault="000B25F5">
      <w:pPr>
        <w:spacing w:after="0" w:line="240" w:lineRule="auto"/>
      </w:pPr>
      <w:r>
        <w:separator/>
      </w:r>
    </w:p>
  </w:endnote>
  <w:endnote w:type="continuationSeparator" w:id="0">
    <w:p w14:paraId="23CEF840" w14:textId="77777777" w:rsidR="000B25F5" w:rsidRDefault="000B25F5">
      <w:pPr>
        <w:spacing w:after="0" w:line="240" w:lineRule="auto"/>
      </w:pPr>
      <w:r>
        <w:continuationSeparator/>
      </w:r>
    </w:p>
  </w:endnote>
  <w:endnote w:type="continuationNotice" w:id="1">
    <w:p w14:paraId="36826C77" w14:textId="77777777" w:rsidR="000B25F5" w:rsidRDefault="000B25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68F4E" w14:textId="77777777" w:rsidR="00C2637C" w:rsidRPr="000341C1" w:rsidRDefault="00C2637C" w:rsidP="00C2637C">
    <w:pPr>
      <w:numPr>
        <w:ilvl w:val="0"/>
        <w:numId w:val="0"/>
      </w:numPr>
      <w:ind w:left="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E3B35F" w14:textId="77777777" w:rsidR="000B25F5" w:rsidRDefault="000B25F5">
      <w:pPr>
        <w:spacing w:after="0" w:line="240" w:lineRule="auto"/>
      </w:pPr>
      <w:r>
        <w:separator/>
      </w:r>
    </w:p>
  </w:footnote>
  <w:footnote w:type="continuationSeparator" w:id="0">
    <w:p w14:paraId="5B238059" w14:textId="77777777" w:rsidR="000B25F5" w:rsidRDefault="000B25F5">
      <w:pPr>
        <w:spacing w:after="0" w:line="240" w:lineRule="auto"/>
      </w:pPr>
      <w:r>
        <w:continuationSeparator/>
      </w:r>
    </w:p>
  </w:footnote>
  <w:footnote w:type="continuationNotice" w:id="1">
    <w:p w14:paraId="1A52E274" w14:textId="77777777" w:rsidR="000B25F5" w:rsidRDefault="000B25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D01FB" w14:textId="77777777" w:rsidR="00C2637C" w:rsidRPr="00672592" w:rsidRDefault="00C2637C" w:rsidP="00C2637C">
    <w:pPr>
      <w:pStyle w:val="Encabezado"/>
      <w:numPr>
        <w:ilvl w:val="0"/>
        <w:numId w:val="0"/>
      </w:numPr>
      <w:rPr>
        <w:color w:val="A6A6A6" w:themeColor="background1" w:themeShade="A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145AF"/>
    <w:multiLevelType w:val="hybridMultilevel"/>
    <w:tmpl w:val="01F2D92C"/>
    <w:lvl w:ilvl="0" w:tplc="240A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3DDA1F30"/>
    <w:multiLevelType w:val="multilevel"/>
    <w:tmpl w:val="A80EBAB4"/>
    <w:lvl w:ilvl="0">
      <w:start w:val="1"/>
      <w:numFmt w:val="none"/>
      <w:pStyle w:val="Ttulo1"/>
      <w:lvlText w:val="%1"/>
      <w:lvlJc w:val="right"/>
      <w:pPr>
        <w:tabs>
          <w:tab w:val="num" w:pos="340"/>
        </w:tabs>
        <w:ind w:left="170" w:firstLine="170"/>
      </w:pPr>
      <w:rPr>
        <w:rFonts w:hint="default"/>
      </w:rPr>
    </w:lvl>
    <w:lvl w:ilvl="1">
      <w:start w:val="1"/>
      <w:numFmt w:val="decimal"/>
      <w:pStyle w:val="Ttulo2"/>
      <w:lvlText w:val="%2."/>
      <w:lvlJc w:val="right"/>
      <w:pPr>
        <w:ind w:left="170" w:hanging="170"/>
      </w:pPr>
      <w:rPr>
        <w:rFonts w:hint="default"/>
      </w:rPr>
    </w:lvl>
    <w:lvl w:ilvl="2">
      <w:start w:val="1"/>
      <w:numFmt w:val="lowerLetter"/>
      <w:pStyle w:val="Normal"/>
      <w:lvlText w:val="%3."/>
      <w:lvlJc w:val="right"/>
      <w:pPr>
        <w:tabs>
          <w:tab w:val="num" w:pos="284"/>
        </w:tabs>
        <w:ind w:left="170" w:hanging="113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70" w:hanging="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aniel Gómez">
    <w15:presenceInfo w15:providerId="None" w15:userId="Daniel Gómez"/>
  </w15:person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FE"/>
    <w:rsid w:val="0005393B"/>
    <w:rsid w:val="00061F1F"/>
    <w:rsid w:val="00064881"/>
    <w:rsid w:val="00067152"/>
    <w:rsid w:val="000703D8"/>
    <w:rsid w:val="000A0613"/>
    <w:rsid w:val="000B247C"/>
    <w:rsid w:val="000B25F5"/>
    <w:rsid w:val="000E6F5E"/>
    <w:rsid w:val="000F0BA3"/>
    <w:rsid w:val="000F3E68"/>
    <w:rsid w:val="00113F19"/>
    <w:rsid w:val="00131D4A"/>
    <w:rsid w:val="00161FF9"/>
    <w:rsid w:val="00173EFC"/>
    <w:rsid w:val="00194F5A"/>
    <w:rsid w:val="001A1D8C"/>
    <w:rsid w:val="001C0C8A"/>
    <w:rsid w:val="00223BCE"/>
    <w:rsid w:val="00244C68"/>
    <w:rsid w:val="002D6B3B"/>
    <w:rsid w:val="002E4D4F"/>
    <w:rsid w:val="00335660"/>
    <w:rsid w:val="003416BB"/>
    <w:rsid w:val="003A5061"/>
    <w:rsid w:val="00431B4E"/>
    <w:rsid w:val="004510EF"/>
    <w:rsid w:val="004551D9"/>
    <w:rsid w:val="00463929"/>
    <w:rsid w:val="0048107A"/>
    <w:rsid w:val="00490E04"/>
    <w:rsid w:val="004A04FC"/>
    <w:rsid w:val="004B10B0"/>
    <w:rsid w:val="004C1625"/>
    <w:rsid w:val="004E3B29"/>
    <w:rsid w:val="004E71BF"/>
    <w:rsid w:val="00503560"/>
    <w:rsid w:val="00586F35"/>
    <w:rsid w:val="005A61C2"/>
    <w:rsid w:val="00606BC5"/>
    <w:rsid w:val="00606D28"/>
    <w:rsid w:val="006111AA"/>
    <w:rsid w:val="0063264C"/>
    <w:rsid w:val="00676C8C"/>
    <w:rsid w:val="006F34CE"/>
    <w:rsid w:val="00720D03"/>
    <w:rsid w:val="00747629"/>
    <w:rsid w:val="0078470F"/>
    <w:rsid w:val="007968FE"/>
    <w:rsid w:val="00842591"/>
    <w:rsid w:val="008F5B06"/>
    <w:rsid w:val="008F7BDE"/>
    <w:rsid w:val="00902ADD"/>
    <w:rsid w:val="00937E2F"/>
    <w:rsid w:val="009576EF"/>
    <w:rsid w:val="00976373"/>
    <w:rsid w:val="009D3B47"/>
    <w:rsid w:val="009E619F"/>
    <w:rsid w:val="00A275C0"/>
    <w:rsid w:val="00A51468"/>
    <w:rsid w:val="00A9594D"/>
    <w:rsid w:val="00B41561"/>
    <w:rsid w:val="00BA42E1"/>
    <w:rsid w:val="00C115FD"/>
    <w:rsid w:val="00C2637C"/>
    <w:rsid w:val="00C41711"/>
    <w:rsid w:val="00C45960"/>
    <w:rsid w:val="00C47318"/>
    <w:rsid w:val="00C53D84"/>
    <w:rsid w:val="00C83D6E"/>
    <w:rsid w:val="00CF0040"/>
    <w:rsid w:val="00CF2059"/>
    <w:rsid w:val="00D26E21"/>
    <w:rsid w:val="00D453BB"/>
    <w:rsid w:val="00DC009E"/>
    <w:rsid w:val="00E21F12"/>
    <w:rsid w:val="00E72E19"/>
    <w:rsid w:val="00E90FE5"/>
    <w:rsid w:val="00EB347E"/>
    <w:rsid w:val="00EB5572"/>
    <w:rsid w:val="00EE07AC"/>
    <w:rsid w:val="00F25A49"/>
    <w:rsid w:val="00F46D9D"/>
    <w:rsid w:val="00FA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5007D"/>
  <w15:chartTrackingRefBased/>
  <w15:docId w15:val="{63AC9A85-94C4-40FB-B4CC-2694AF57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8FE"/>
    <w:pPr>
      <w:numPr>
        <w:ilvl w:val="2"/>
        <w:numId w:val="4"/>
      </w:numPr>
      <w:jc w:val="both"/>
    </w:pPr>
    <w:rPr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C45960"/>
    <w:pPr>
      <w:keepNext/>
      <w:keepLines/>
      <w:numPr>
        <w:ilvl w:val="0"/>
      </w:numPr>
      <w:spacing w:before="240" w:after="0"/>
      <w:jc w:val="center"/>
      <w:outlineLvl w:val="0"/>
    </w:pPr>
    <w:rPr>
      <w:rFonts w:asciiTheme="majorHAnsi" w:eastAsiaTheme="majorEastAsia" w:hAnsiTheme="majorHAnsi" w:cstheme="majorBidi"/>
      <w:caps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5960"/>
    <w:pPr>
      <w:keepNext/>
      <w:keepLines/>
      <w:numPr>
        <w:ilvl w:val="1"/>
      </w:numPr>
      <w:spacing w:before="240" w:after="120"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YUSCULA">
    <w:name w:val="MAYUSCULA"/>
    <w:basedOn w:val="Fuentedeprrafopredeter"/>
    <w:uiPriority w:val="1"/>
    <w:qFormat/>
    <w:rsid w:val="00C45960"/>
    <w:rPr>
      <w:caps/>
      <w:smallCaps w:val="0"/>
    </w:rPr>
  </w:style>
  <w:style w:type="character" w:customStyle="1" w:styleId="Ttulo1Car">
    <w:name w:val="Título 1 Car"/>
    <w:basedOn w:val="Fuentedeprrafopredeter"/>
    <w:link w:val="Ttulo1"/>
    <w:uiPriority w:val="9"/>
    <w:rsid w:val="00C45960"/>
    <w:rPr>
      <w:rFonts w:asciiTheme="majorHAnsi" w:eastAsiaTheme="majorEastAsia" w:hAnsiTheme="majorHAnsi" w:cstheme="majorBidi"/>
      <w:caps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45960"/>
    <w:rPr>
      <w:rFonts w:asciiTheme="majorHAnsi" w:eastAsiaTheme="majorEastAsia" w:hAnsiTheme="majorHAnsi" w:cstheme="majorBidi"/>
      <w:caps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5960"/>
    <w:pPr>
      <w:numPr>
        <w:ilvl w:val="1"/>
        <w:numId w:val="0"/>
      </w:numPr>
      <w:jc w:val="center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45960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C459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796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egrilla">
    <w:name w:val="Negrilla"/>
    <w:basedOn w:val="Fuentedeprrafopredeter"/>
    <w:uiPriority w:val="1"/>
    <w:qFormat/>
    <w:rsid w:val="007968FE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7968FE"/>
    <w:pPr>
      <w:tabs>
        <w:tab w:val="clear" w:pos="284"/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68FE"/>
    <w:rPr>
      <w:sz w:val="21"/>
    </w:rPr>
  </w:style>
  <w:style w:type="character" w:styleId="Textodelmarcadordeposicin">
    <w:name w:val="Placeholder Text"/>
    <w:basedOn w:val="Fuentedeprrafopredeter"/>
    <w:uiPriority w:val="99"/>
    <w:semiHidden/>
    <w:rsid w:val="007968FE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131D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1D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1D4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1D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1D4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1D4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1D4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8BAA9FBAA0347A2A9B32CEBF7137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08636-B849-40CC-8B63-6891E406C839}"/>
      </w:docPartPr>
      <w:docPartBody>
        <w:p w:rsidR="0027422F" w:rsidRDefault="0027422F" w:rsidP="0027422F">
          <w:pPr>
            <w:pStyle w:val="88BAA9FBAA0347A2A9B32CEBF71374A4"/>
          </w:pPr>
          <w:r w:rsidRPr="00CC3F99">
            <w:rPr>
              <w:rStyle w:val="Textodelmarcadordeposicin"/>
            </w:rPr>
            <w:t>[Título]</w:t>
          </w:r>
        </w:p>
      </w:docPartBody>
    </w:docPart>
    <w:docPart>
      <w:docPartPr>
        <w:name w:val="A32DEE349A2A459CB43B81C66AEE23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7D45A-68AF-45DD-9DAC-B2C6701C7B13}"/>
      </w:docPartPr>
      <w:docPartBody>
        <w:p w:rsidR="0027422F" w:rsidRDefault="0027422F" w:rsidP="0027422F">
          <w:pPr>
            <w:pStyle w:val="A32DEE349A2A459CB43B81C66AEE232B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4608368334B46BF8F91A18B923AB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5F27-AD7D-48E0-A141-90A9FF86C8C1}"/>
      </w:docPartPr>
      <w:docPartBody>
        <w:p w:rsidR="0027422F" w:rsidRDefault="0027422F" w:rsidP="0027422F">
          <w:pPr>
            <w:pStyle w:val="E4608368334B46BF8F91A18B923ABC70"/>
          </w:pPr>
          <w:r w:rsidRPr="00DB03D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1EC9D2A757434CEC85FF3B1704CA1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18FC0-3105-4CA5-9E28-7424D55396C4}"/>
      </w:docPartPr>
      <w:docPartBody>
        <w:p w:rsidR="0027422F" w:rsidRDefault="0027422F" w:rsidP="0027422F">
          <w:pPr>
            <w:pStyle w:val="1EC9D2A757434CEC85FF3B1704CA1EBE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858909F8CDAC42B5ACA11571715347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0F975-EDCB-4F3A-A153-0D878E4F5670}"/>
      </w:docPartPr>
      <w:docPartBody>
        <w:p w:rsidR="0027422F" w:rsidRDefault="0027422F" w:rsidP="0027422F">
          <w:pPr>
            <w:pStyle w:val="858909F8CDAC42B5ACA11571715347C5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814E094542D4642A77F36B24DA258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E9317-06BD-4B1C-AC00-7AAA372F1505}"/>
      </w:docPartPr>
      <w:docPartBody>
        <w:p w:rsidR="0027422F" w:rsidRDefault="0027422F" w:rsidP="0027422F">
          <w:pPr>
            <w:pStyle w:val="A814E094542D4642A77F36B24DA25813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E83CF83649E418A90223031D6EE9E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91F89-1F62-42D2-B2F1-4033BCF90D30}"/>
      </w:docPartPr>
      <w:docPartBody>
        <w:p w:rsidR="0027422F" w:rsidRDefault="0027422F" w:rsidP="0027422F">
          <w:pPr>
            <w:pStyle w:val="2E83CF83649E418A90223031D6EE9E49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2BF00A6409C4C6CBE44E10120BEE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46769-ECD4-4091-8566-C012745AF06F}"/>
      </w:docPartPr>
      <w:docPartBody>
        <w:p w:rsidR="0027422F" w:rsidRDefault="0027422F" w:rsidP="0027422F">
          <w:pPr>
            <w:pStyle w:val="C2BF00A6409C4C6CBE44E10120BEEF7E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6FCAEBD163C44EAAC3E9803F41F48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0146B7-6799-4916-8F4B-FC49B0B1C519}"/>
      </w:docPartPr>
      <w:docPartBody>
        <w:p w:rsidR="0027422F" w:rsidRDefault="0027422F" w:rsidP="0027422F">
          <w:pPr>
            <w:pStyle w:val="B6FCAEBD163C44EAAC3E9803F41F48CE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CB34C953CCB40D7BC34D96AF77F7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2F415-3336-4262-9165-0BD5C9E36612}"/>
      </w:docPartPr>
      <w:docPartBody>
        <w:p w:rsidR="0027422F" w:rsidRDefault="0027422F" w:rsidP="0027422F">
          <w:pPr>
            <w:pStyle w:val="1CB34C953CCB40D7BC34D96AF77F780C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4D79AF1229A4F45BDD326C2D7A39C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B6945-BF32-496B-A81E-28B87A62143C}"/>
      </w:docPartPr>
      <w:docPartBody>
        <w:p w:rsidR="0027422F" w:rsidRDefault="0027422F" w:rsidP="0027422F">
          <w:pPr>
            <w:pStyle w:val="04D79AF1229A4F45BDD326C2D7A39CF7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04896D80A054C819219F8566407DD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5E1DD-9720-476C-B612-32C2BAEB7DB6}"/>
      </w:docPartPr>
      <w:docPartBody>
        <w:p w:rsidR="0027422F" w:rsidRDefault="0027422F" w:rsidP="0027422F">
          <w:pPr>
            <w:pStyle w:val="904896D80A054C819219F8566407DD6B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BD00A-0072-41A9-9E21-B048FED2C94A}"/>
      </w:docPartPr>
      <w:docPartBody>
        <w:p w:rsidR="0027422F" w:rsidRDefault="0027422F"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F690F6-0C15-4972-BBFF-BA1B1AB38E28}"/>
      </w:docPartPr>
      <w:docPartBody>
        <w:p w:rsidR="0027422F" w:rsidRDefault="0027422F">
          <w:r w:rsidRPr="00AA28C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856C27-43F2-45A1-96D0-D1EBA6DC71EC}"/>
      </w:docPartPr>
      <w:docPartBody>
        <w:p w:rsidR="0027422F" w:rsidRDefault="0027422F">
          <w:r w:rsidRPr="00AA28CF">
            <w:rPr>
              <w:rStyle w:val="Textodelmarcadordeposicin"/>
            </w:rPr>
            <w:t>Elija un elemento.</w:t>
          </w:r>
        </w:p>
      </w:docPartBody>
    </w:docPart>
    <w:docPart>
      <w:docPartPr>
        <w:name w:val="5CF22C37970F4EFE9F2D1E099C0779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A1C6D-5B0F-4DD3-9EB6-4C87BCA58B7F}"/>
      </w:docPartPr>
      <w:docPartBody>
        <w:p w:rsidR="00D92364" w:rsidRDefault="00E231F2" w:rsidP="00E231F2">
          <w:pPr>
            <w:pStyle w:val="5CF22C37970F4EFE9F2D1E099C077973"/>
          </w:pPr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2FCC5E0DAD4973B8C27FA1D98B63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B0EF2-500C-4E15-A8CA-7728F3504954}"/>
      </w:docPartPr>
      <w:docPartBody>
        <w:p w:rsidR="00CC49BB" w:rsidRDefault="00D92364" w:rsidP="00D92364">
          <w:pPr>
            <w:pStyle w:val="F22FCC5E0DAD4973B8C27FA1D98B63E4"/>
          </w:pPr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B20096E327A47BA941F378151815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EEDA5E-502A-4334-BD5C-40944E8413BE}"/>
      </w:docPartPr>
      <w:docPartBody>
        <w:p w:rsidR="00CC49BB" w:rsidRDefault="00D92364" w:rsidP="00D92364">
          <w:pPr>
            <w:pStyle w:val="6B20096E327A47BA941F378151815A01"/>
          </w:pPr>
          <w:r w:rsidRPr="00AA28CF">
            <w:rPr>
              <w:rStyle w:val="Textodelmarcadordeposicin"/>
            </w:rPr>
            <w:t>Elija un elemento.</w:t>
          </w:r>
        </w:p>
      </w:docPartBody>
    </w:docPart>
    <w:docPart>
      <w:docPartPr>
        <w:name w:val="BA5D4F7A43E146C1890F82A1F4617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FD0B76-7536-414C-85CA-16BA384C3F90}"/>
      </w:docPartPr>
      <w:docPartBody>
        <w:p w:rsidR="00CC49BB" w:rsidRDefault="00D92364" w:rsidP="00D92364">
          <w:pPr>
            <w:pStyle w:val="BA5D4F7A43E146C1890F82A1F461783C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26732F8E3F0A4EB2AB3F2239C6034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818B1-2ABF-4091-B7AE-B451D6BCABAF}"/>
      </w:docPartPr>
      <w:docPartBody>
        <w:p w:rsidR="004D7F51" w:rsidRDefault="00B458CF" w:rsidP="00B458CF">
          <w:pPr>
            <w:pStyle w:val="26732F8E3F0A4EB2AB3F2239C6034E44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2E43F34F89343BE986605A04B63F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7337A-8FEC-4253-ABEC-D8AC6F77FE07}"/>
      </w:docPartPr>
      <w:docPartBody>
        <w:p w:rsidR="004D7F51" w:rsidRDefault="00B458CF" w:rsidP="00B458CF">
          <w:pPr>
            <w:pStyle w:val="72E43F34F89343BE986605A04B63FBB3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85F70C1949E7490D909BDF6883166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3AD347-9D98-44D2-BBCE-5A7DD5ED4D79}"/>
      </w:docPartPr>
      <w:docPartBody>
        <w:p w:rsidR="004D7F51" w:rsidRDefault="00B458CF" w:rsidP="00B458CF">
          <w:pPr>
            <w:pStyle w:val="85F70C1949E7490D909BDF688316686D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79617F05B215443C9B399D446B6C2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13BF-5522-4F7C-B138-08F0A5B2820E}"/>
      </w:docPartPr>
      <w:docPartBody>
        <w:p w:rsidR="004D7F51" w:rsidRDefault="00B458CF" w:rsidP="00B458CF">
          <w:pPr>
            <w:pStyle w:val="79617F05B215443C9B399D446B6C2489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E2CFAB540D0B4734A3120551A6FD9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C942D-A680-4256-A8E7-61252CC54219}"/>
      </w:docPartPr>
      <w:docPartBody>
        <w:p w:rsidR="004D7F51" w:rsidRDefault="00B458CF" w:rsidP="00B458CF">
          <w:pPr>
            <w:pStyle w:val="E2CFAB540D0B4734A3120551A6FD916A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FDBA9C747926433FADE52D48019DE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C9E017-0BF3-4E14-A454-FFBF2649BC4D}"/>
      </w:docPartPr>
      <w:docPartBody>
        <w:p w:rsidR="004D7F51" w:rsidRDefault="00B458CF" w:rsidP="00B458CF">
          <w:pPr>
            <w:pStyle w:val="FDBA9C747926433FADE52D48019DED68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6DD9EEDCC780476CBEA43554DC8618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A0B361-4E7D-440A-9A67-879BF914FE33}"/>
      </w:docPartPr>
      <w:docPartBody>
        <w:p w:rsidR="004D7F51" w:rsidRDefault="00B458CF" w:rsidP="00B458CF">
          <w:pPr>
            <w:pStyle w:val="6DD9EEDCC780476CBEA43554DC861822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EE462420C6B94B0B8DAEF9FE32193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C0995-BD09-4C03-B25E-84D3050BCDC1}"/>
      </w:docPartPr>
      <w:docPartBody>
        <w:p w:rsidR="004D7F51" w:rsidRDefault="00B458CF" w:rsidP="00B458CF">
          <w:pPr>
            <w:pStyle w:val="EE462420C6B94B0B8DAEF9FE32193859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187887FAB1ED4FFB9C6EA4936F5E4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C5EA20-7761-4318-88B3-A869FB89637C}"/>
      </w:docPartPr>
      <w:docPartBody>
        <w:p w:rsidR="004D7F51" w:rsidRDefault="00B458CF" w:rsidP="00B458CF">
          <w:pPr>
            <w:pStyle w:val="187887FAB1ED4FFB9C6EA4936F5E4F14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A6ACA31D85544B7903DC8B9606D8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68E58-97B3-4472-8D03-360519BEA2A7}"/>
      </w:docPartPr>
      <w:docPartBody>
        <w:p w:rsidR="004D7F51" w:rsidRDefault="00B458CF" w:rsidP="00B458CF">
          <w:pPr>
            <w:pStyle w:val="AA6ACA31D85544B7903DC8B9606D8A28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A68028A3F9A450B81EA5CB05DC44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AD57A-B244-465B-9A4D-16FCD1CC9BB7}"/>
      </w:docPartPr>
      <w:docPartBody>
        <w:p w:rsidR="004D7F51" w:rsidRDefault="00B458CF" w:rsidP="00B458CF">
          <w:pPr>
            <w:pStyle w:val="3A68028A3F9A450B81EA5CB05DC440B1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A7EE0BA657DD4185923437D670929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F5EE18-F79B-44CA-974E-5904C71BFD0B}"/>
      </w:docPartPr>
      <w:docPartBody>
        <w:p w:rsidR="004D7F51" w:rsidRDefault="00B458CF" w:rsidP="00B458CF">
          <w:pPr>
            <w:pStyle w:val="A7EE0BA657DD4185923437D67092928C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39CA319618E14E25896DA430D5548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AFBA3-01B3-4EAB-B65D-0EE8F66A453C}"/>
      </w:docPartPr>
      <w:docPartBody>
        <w:p w:rsidR="004D7F51" w:rsidRDefault="00B458CF" w:rsidP="00B458CF">
          <w:pPr>
            <w:pStyle w:val="39CA319618E14E25896DA430D554883D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BDFE707B59A4037BA3AB0E69FD6F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ED92F0-56C7-4CED-9489-57705FFE2460}"/>
      </w:docPartPr>
      <w:docPartBody>
        <w:p w:rsidR="004D7F51" w:rsidRDefault="00B458CF" w:rsidP="00B458CF">
          <w:pPr>
            <w:pStyle w:val="DBDFE707B59A4037BA3AB0E69FD6F5C4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63DF4A914C704E12950E5A1F319C1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C1A1E-65E0-4227-8F6B-28ED8D585E06}"/>
      </w:docPartPr>
      <w:docPartBody>
        <w:p w:rsidR="004D7F51" w:rsidRDefault="00B458CF" w:rsidP="00B458CF">
          <w:pPr>
            <w:pStyle w:val="63DF4A914C704E12950E5A1F319C140C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5AB214E50F4A8EB25F5244602EC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19C12-1F23-4FE1-A53B-16FEE0C109E3}"/>
      </w:docPartPr>
      <w:docPartBody>
        <w:p w:rsidR="00000000" w:rsidRDefault="00D92364">
          <w:pPr>
            <w:pStyle w:val="D75AB214E50F4A8EB25F5244602ECDD4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25DB8EE4DC1A4F889C035C1A03CDF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33D31-F980-49F6-9200-EAEC10446DE0}"/>
      </w:docPartPr>
      <w:docPartBody>
        <w:p w:rsidR="00000000" w:rsidRDefault="00D92364">
          <w:pPr>
            <w:pStyle w:val="25DB8EE4DC1A4F889C035C1A03CDFFAF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D26797A96CC0453188B1D31B7E4E5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25557-1420-419D-B68F-BAD24118B4CF}"/>
      </w:docPartPr>
      <w:docPartBody>
        <w:p w:rsidR="00000000" w:rsidRDefault="0027422F">
          <w:pPr>
            <w:pStyle w:val="D26797A96CC0453188B1D31B7E4E518C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39844C5716243AABE47BE902A485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C59FF-5BA3-4C48-953A-1FB82E20C811}"/>
      </w:docPartPr>
      <w:docPartBody>
        <w:p w:rsidR="00000000" w:rsidRDefault="0027422F">
          <w:pPr>
            <w:pStyle w:val="839844C5716243AABE47BE902A4858AA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B42162396584C8698081757414B4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130A5-8DA1-46E2-B05E-39EDFB99F479}"/>
      </w:docPartPr>
      <w:docPartBody>
        <w:p w:rsidR="00000000" w:rsidRDefault="0027422F">
          <w:pPr>
            <w:pStyle w:val="3B42162396584C8698081757414B465C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94C8B9CD3F548EAA413A4537A3B4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4B3E7-BA97-40F8-97BF-C87AE20EA104}"/>
      </w:docPartPr>
      <w:docPartBody>
        <w:p w:rsidR="00000000" w:rsidRDefault="0027422F">
          <w:pPr>
            <w:pStyle w:val="E94C8B9CD3F548EAA413A4537A3B47B6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7F7BDC4D67446869C27492BC1931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FBA9D-8387-4F15-A607-2DFDB1E8D614}"/>
      </w:docPartPr>
      <w:docPartBody>
        <w:p w:rsidR="00000000" w:rsidRDefault="0027422F">
          <w:pPr>
            <w:pStyle w:val="D7F7BDC4D67446869C27492BC19315E8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309F1620D57498E82520C5B83708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63CB1B-B3AA-4B2B-859F-7FAEDC78F4C3}"/>
      </w:docPartPr>
      <w:docPartBody>
        <w:p w:rsidR="00000000" w:rsidRDefault="0027422F">
          <w:pPr>
            <w:pStyle w:val="A309F1620D57498E82520C5B83708C49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60B18DE710B4DD1A63BF4A9474A0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EE4C1-9DA9-4775-B8A8-F54869D20E77}"/>
      </w:docPartPr>
      <w:docPartBody>
        <w:p w:rsidR="00000000" w:rsidRDefault="0027422F">
          <w:pPr>
            <w:pStyle w:val="360B18DE710B4DD1A63BF4A9474A0DDC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A530CD1B02640FE9BD6A7FD3C0890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1FEC2-D4EE-4D67-9D3C-73E4290F9DFD}"/>
      </w:docPartPr>
      <w:docPartBody>
        <w:p w:rsidR="00000000" w:rsidRDefault="0027422F">
          <w:pPr>
            <w:pStyle w:val="7A530CD1B02640FE9BD6A7FD3C08904F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C93724B6DC74399BE2F71358418C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45A52B-98B0-426E-B914-CCA0A2BFDB39}"/>
      </w:docPartPr>
      <w:docPartBody>
        <w:p w:rsidR="00000000" w:rsidRDefault="0027422F">
          <w:pPr>
            <w:pStyle w:val="7C93724B6DC74399BE2F71358418C908"/>
          </w:pPr>
          <w:r w:rsidRPr="005441D3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BC6956800E54EE185A06BA4A39D3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5A8492-B0E0-4869-B2AA-0DD02D725C38}"/>
      </w:docPartPr>
      <w:docPartBody>
        <w:p w:rsidR="00000000" w:rsidRDefault="0027422F">
          <w:pPr>
            <w:pStyle w:val="BBC6956800E54EE185A06BA4A39D342D"/>
          </w:pPr>
          <w:r w:rsidRPr="00DB03D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302AE810288342C09E0B3BBFE06F7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6A7DD-A187-4346-9510-71A2667AABE0}"/>
      </w:docPartPr>
      <w:docPartBody>
        <w:p w:rsidR="00000000" w:rsidRDefault="0027422F">
          <w:pPr>
            <w:pStyle w:val="302AE810288342C09E0B3BBFE06F7DF0"/>
          </w:pPr>
          <w:r w:rsidRPr="008F725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2D9AAF3D52F4B64AB5C8B0317EB3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96FA7-0ECC-4323-9B0E-83CF66924BB6}"/>
      </w:docPartPr>
      <w:docPartBody>
        <w:p w:rsidR="00000000" w:rsidRDefault="0027422F">
          <w:pPr>
            <w:pStyle w:val="82D9AAF3D52F4B64AB5C8B0317EB3D6D"/>
          </w:pPr>
          <w:r w:rsidRPr="00AA28CF">
            <w:rPr>
              <w:rStyle w:val="Textodelmarcadordeposicin"/>
            </w:rPr>
            <w:t>Elija un elemento.</w:t>
          </w:r>
        </w:p>
      </w:docPartBody>
    </w:docPart>
    <w:docPart>
      <w:docPartPr>
        <w:name w:val="83F10BAD6C684F38974861CA19BD9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56AF4-B62F-46FA-B5C7-1825376829F2}"/>
      </w:docPartPr>
      <w:docPartBody>
        <w:p w:rsidR="00000000" w:rsidRDefault="0027422F">
          <w:pPr>
            <w:pStyle w:val="83F10BAD6C684F38974861CA19BD97EA"/>
          </w:pPr>
          <w:r w:rsidRPr="00AA28C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2540E4B119648418BAA39F13E68A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B6B8D-745F-4145-96F6-96B7042D0538}"/>
      </w:docPartPr>
      <w:docPartBody>
        <w:p w:rsidR="00000000" w:rsidRDefault="00D92364">
          <w:pPr>
            <w:pStyle w:val="02540E4B119648418BAA39F13E68A35C"/>
          </w:pPr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0F8DE366CDF4D23A42932C23E3E92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7C673-A447-4664-BF42-8149EB388914}"/>
      </w:docPartPr>
      <w:docPartBody>
        <w:p w:rsidR="00000000" w:rsidRDefault="0027422F">
          <w:pPr>
            <w:pStyle w:val="D0F8DE366CDF4D23A42932C23E3E9232"/>
          </w:pPr>
          <w:r w:rsidRPr="00AA28CF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AEA9531A89B4E0AA5F3AC4EE711F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B395C-42D4-4D02-B34D-9BE3A23157AA}"/>
      </w:docPartPr>
      <w:docPartBody>
        <w:p w:rsidR="00000000" w:rsidRDefault="00D92364">
          <w:pPr>
            <w:pStyle w:val="BAEA9531A89B4E0AA5F3AC4EE711FE62"/>
          </w:pPr>
          <w:r w:rsidRPr="005441D3">
            <w:rPr>
              <w:rStyle w:val="Textodelmarcadordeposicin"/>
            </w:rPr>
            <w:t>Elija un elemento.</w:t>
          </w:r>
        </w:p>
      </w:docPartBody>
    </w:docPart>
    <w:docPart>
      <w:docPartPr>
        <w:name w:val="04F0757EB8514CD7AFF90F264C02C4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B516D-823D-4AC1-94DA-C7F567F635E1}"/>
      </w:docPartPr>
      <w:docPartBody>
        <w:p w:rsidR="00000000" w:rsidRDefault="00D92364">
          <w:pPr>
            <w:pStyle w:val="04F0757EB8514CD7AFF90F264C02C441"/>
          </w:pPr>
          <w:r w:rsidRPr="005441D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22F"/>
    <w:rsid w:val="002627E4"/>
    <w:rsid w:val="0027422F"/>
    <w:rsid w:val="004D7F51"/>
    <w:rsid w:val="00630830"/>
    <w:rsid w:val="00732B65"/>
    <w:rsid w:val="00746FFB"/>
    <w:rsid w:val="007D0222"/>
    <w:rsid w:val="00B458CF"/>
    <w:rsid w:val="00CC49BB"/>
    <w:rsid w:val="00D92364"/>
    <w:rsid w:val="00E231F2"/>
    <w:rsid w:val="00F2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D7F51"/>
    <w:rPr>
      <w:color w:val="808080"/>
    </w:rPr>
  </w:style>
  <w:style w:type="paragraph" w:customStyle="1" w:styleId="88BAA9FBAA0347A2A9B32CEBF71374A4">
    <w:name w:val="88BAA9FBAA0347A2A9B32CEBF71374A4"/>
    <w:rsid w:val="0027422F"/>
  </w:style>
  <w:style w:type="paragraph" w:customStyle="1" w:styleId="A32DEE349A2A459CB43B81C66AEE232B">
    <w:name w:val="A32DEE349A2A459CB43B81C66AEE232B"/>
    <w:rsid w:val="0027422F"/>
  </w:style>
  <w:style w:type="paragraph" w:customStyle="1" w:styleId="E4608368334B46BF8F91A18B923ABC70">
    <w:name w:val="E4608368334B46BF8F91A18B923ABC70"/>
    <w:rsid w:val="0027422F"/>
  </w:style>
  <w:style w:type="paragraph" w:customStyle="1" w:styleId="1EC9D2A757434CEC85FF3B1704CA1EBE">
    <w:name w:val="1EC9D2A757434CEC85FF3B1704CA1EBE"/>
    <w:rsid w:val="0027422F"/>
  </w:style>
  <w:style w:type="paragraph" w:customStyle="1" w:styleId="858909F8CDAC42B5ACA11571715347C5">
    <w:name w:val="858909F8CDAC42B5ACA11571715347C5"/>
    <w:rsid w:val="0027422F"/>
  </w:style>
  <w:style w:type="paragraph" w:customStyle="1" w:styleId="176A1C41F69C4F08A2884C390284BB1C">
    <w:name w:val="176A1C41F69C4F08A2884C390284BB1C"/>
    <w:rsid w:val="0027422F"/>
  </w:style>
  <w:style w:type="paragraph" w:customStyle="1" w:styleId="543B36D7DC0B4E199D3022EA380684AA">
    <w:name w:val="543B36D7DC0B4E199D3022EA380684AA"/>
    <w:rsid w:val="0027422F"/>
  </w:style>
  <w:style w:type="paragraph" w:customStyle="1" w:styleId="DAEF0C08619249269A6455FD81B6A835">
    <w:name w:val="DAEF0C08619249269A6455FD81B6A835"/>
    <w:rsid w:val="0027422F"/>
  </w:style>
  <w:style w:type="paragraph" w:customStyle="1" w:styleId="DA4AAF81741F4D7C8703C078515F063B">
    <w:name w:val="DA4AAF81741F4D7C8703C078515F063B"/>
    <w:rsid w:val="0027422F"/>
  </w:style>
  <w:style w:type="paragraph" w:customStyle="1" w:styleId="295B42B23124452E89ACAE86738D536E">
    <w:name w:val="295B42B23124452E89ACAE86738D536E"/>
    <w:rsid w:val="0027422F"/>
  </w:style>
  <w:style w:type="paragraph" w:customStyle="1" w:styleId="F921CC22CB2645D2AEC2892B756A76EB">
    <w:name w:val="F921CC22CB2645D2AEC2892B756A76EB"/>
    <w:rsid w:val="0027422F"/>
  </w:style>
  <w:style w:type="paragraph" w:customStyle="1" w:styleId="7BDC3FB1859341AF8E4B2A8C316B027E">
    <w:name w:val="7BDC3FB1859341AF8E4B2A8C316B027E"/>
    <w:rsid w:val="0027422F"/>
  </w:style>
  <w:style w:type="paragraph" w:customStyle="1" w:styleId="A814E094542D4642A77F36B24DA25813">
    <w:name w:val="A814E094542D4642A77F36B24DA25813"/>
    <w:rsid w:val="0027422F"/>
  </w:style>
  <w:style w:type="paragraph" w:customStyle="1" w:styleId="2E83CF83649E418A90223031D6EE9E49">
    <w:name w:val="2E83CF83649E418A90223031D6EE9E49"/>
    <w:rsid w:val="0027422F"/>
  </w:style>
  <w:style w:type="paragraph" w:customStyle="1" w:styleId="55400613C1FF4BD2A092F2AC4D71324C">
    <w:name w:val="55400613C1FF4BD2A092F2AC4D71324C"/>
    <w:rsid w:val="0027422F"/>
  </w:style>
  <w:style w:type="paragraph" w:customStyle="1" w:styleId="C2BF00A6409C4C6CBE44E10120BEEF7E">
    <w:name w:val="C2BF00A6409C4C6CBE44E10120BEEF7E"/>
    <w:rsid w:val="0027422F"/>
  </w:style>
  <w:style w:type="paragraph" w:customStyle="1" w:styleId="B6FCAEBD163C44EAAC3E9803F41F48CE">
    <w:name w:val="B6FCAEBD163C44EAAC3E9803F41F48CE"/>
    <w:rsid w:val="0027422F"/>
  </w:style>
  <w:style w:type="paragraph" w:customStyle="1" w:styleId="1CB34C953CCB40D7BC34D96AF77F780C">
    <w:name w:val="1CB34C953CCB40D7BC34D96AF77F780C"/>
    <w:rsid w:val="0027422F"/>
  </w:style>
  <w:style w:type="paragraph" w:customStyle="1" w:styleId="04D79AF1229A4F45BDD326C2D7A39CF7">
    <w:name w:val="04D79AF1229A4F45BDD326C2D7A39CF7"/>
    <w:rsid w:val="0027422F"/>
  </w:style>
  <w:style w:type="paragraph" w:customStyle="1" w:styleId="904896D80A054C819219F8566407DD6B">
    <w:name w:val="904896D80A054C819219F8566407DD6B"/>
    <w:rsid w:val="0027422F"/>
  </w:style>
  <w:style w:type="paragraph" w:customStyle="1" w:styleId="33EA01CEE7CE4DC1B2D96850BCC81232">
    <w:name w:val="33EA01CEE7CE4DC1B2D96850BCC81232"/>
    <w:rsid w:val="0027422F"/>
  </w:style>
  <w:style w:type="paragraph" w:customStyle="1" w:styleId="C421203C1A42479186D8472375D0D3F3">
    <w:name w:val="C421203C1A42479186D8472375D0D3F3"/>
    <w:rsid w:val="0027422F"/>
  </w:style>
  <w:style w:type="paragraph" w:customStyle="1" w:styleId="9D6862B9A803448E977DC46B2DB5A244">
    <w:name w:val="9D6862B9A803448E977DC46B2DB5A244"/>
    <w:rsid w:val="0027422F"/>
  </w:style>
  <w:style w:type="paragraph" w:customStyle="1" w:styleId="BA6FCEED772545CFAE8DC275FEA1FFE4">
    <w:name w:val="BA6FCEED772545CFAE8DC275FEA1FFE4"/>
    <w:rsid w:val="0027422F"/>
  </w:style>
  <w:style w:type="paragraph" w:customStyle="1" w:styleId="6A875812673644AA92312A32909F37E2">
    <w:name w:val="6A875812673644AA92312A32909F37E2"/>
    <w:rsid w:val="0027422F"/>
  </w:style>
  <w:style w:type="paragraph" w:customStyle="1" w:styleId="D9F5563EEFFC437BA112FDDEB203ED02">
    <w:name w:val="D9F5563EEFFC437BA112FDDEB203ED02"/>
    <w:rsid w:val="0027422F"/>
  </w:style>
  <w:style w:type="paragraph" w:customStyle="1" w:styleId="9D9B019746A14AB0B1AE126592FB3BC4">
    <w:name w:val="9D9B019746A14AB0B1AE126592FB3BC4"/>
    <w:rsid w:val="0027422F"/>
  </w:style>
  <w:style w:type="paragraph" w:customStyle="1" w:styleId="567F0C9254434F3DA6BACBBA33A1AD4F">
    <w:name w:val="567F0C9254434F3DA6BACBBA33A1AD4F"/>
    <w:rsid w:val="0027422F"/>
  </w:style>
  <w:style w:type="paragraph" w:customStyle="1" w:styleId="0F5B911E531143BAACA799E1344F0487">
    <w:name w:val="0F5B911E531143BAACA799E1344F0487"/>
    <w:rsid w:val="0027422F"/>
  </w:style>
  <w:style w:type="paragraph" w:customStyle="1" w:styleId="0AF91D077BDB40BBA4A776BDCDB3F543">
    <w:name w:val="0AF91D077BDB40BBA4A776BDCDB3F543"/>
    <w:rsid w:val="0027422F"/>
  </w:style>
  <w:style w:type="paragraph" w:customStyle="1" w:styleId="FEF6D623328C4F02B02AF26F83C0A561">
    <w:name w:val="FEF6D623328C4F02B02AF26F83C0A561"/>
    <w:rsid w:val="0027422F"/>
  </w:style>
  <w:style w:type="paragraph" w:customStyle="1" w:styleId="8C390E1A83084E0BA293338886452847">
    <w:name w:val="8C390E1A83084E0BA293338886452847"/>
    <w:rsid w:val="0027422F"/>
  </w:style>
  <w:style w:type="paragraph" w:customStyle="1" w:styleId="3614ECC278D74D07A49AE918B868D2AA">
    <w:name w:val="3614ECC278D74D07A49AE918B868D2AA"/>
    <w:rsid w:val="0027422F"/>
  </w:style>
  <w:style w:type="paragraph" w:customStyle="1" w:styleId="89E8A87FA093483B92F8E3676F5E351D">
    <w:name w:val="89E8A87FA093483B92F8E3676F5E351D"/>
    <w:rsid w:val="0027422F"/>
  </w:style>
  <w:style w:type="paragraph" w:customStyle="1" w:styleId="EDBB65E709F04735B2F0D2467A86462C">
    <w:name w:val="EDBB65E709F04735B2F0D2467A86462C"/>
    <w:rsid w:val="0027422F"/>
  </w:style>
  <w:style w:type="paragraph" w:customStyle="1" w:styleId="A30F3465002744739C285CE274FA75CE">
    <w:name w:val="A30F3465002744739C285CE274FA75CE"/>
    <w:rsid w:val="0027422F"/>
  </w:style>
  <w:style w:type="paragraph" w:customStyle="1" w:styleId="FC61B454619045A7A8A529B03445471C">
    <w:name w:val="FC61B454619045A7A8A529B03445471C"/>
    <w:rsid w:val="0027422F"/>
  </w:style>
  <w:style w:type="paragraph" w:customStyle="1" w:styleId="20B7F7D3727549D2987C28C024427CCD">
    <w:name w:val="20B7F7D3727549D2987C28C024427CCD"/>
    <w:rsid w:val="0027422F"/>
  </w:style>
  <w:style w:type="paragraph" w:customStyle="1" w:styleId="08C4782EBC674FEFB054430734B48FB8">
    <w:name w:val="08C4782EBC674FEFB054430734B48FB8"/>
    <w:rsid w:val="0027422F"/>
  </w:style>
  <w:style w:type="paragraph" w:customStyle="1" w:styleId="0644C9A8F3C645DD8F8638285333695C">
    <w:name w:val="0644C9A8F3C645DD8F8638285333695C"/>
    <w:rsid w:val="0027422F"/>
  </w:style>
  <w:style w:type="paragraph" w:customStyle="1" w:styleId="4FA0A6BEFA84484DB6CFF69713D57F95">
    <w:name w:val="4FA0A6BEFA84484DB6CFF69713D57F95"/>
    <w:rsid w:val="0027422F"/>
  </w:style>
  <w:style w:type="paragraph" w:customStyle="1" w:styleId="C3DF656B8D6342A099DF8B66485527F6">
    <w:name w:val="C3DF656B8D6342A099DF8B66485527F6"/>
    <w:rsid w:val="0027422F"/>
  </w:style>
  <w:style w:type="paragraph" w:customStyle="1" w:styleId="3080D000F06B41CD998B7D8345F9CAB4">
    <w:name w:val="3080D000F06B41CD998B7D8345F9CAB4"/>
    <w:rsid w:val="0027422F"/>
  </w:style>
  <w:style w:type="paragraph" w:customStyle="1" w:styleId="BFF8092828C64CF0822DB30B7A41810B">
    <w:name w:val="BFF8092828C64CF0822DB30B7A41810B"/>
    <w:rsid w:val="0027422F"/>
  </w:style>
  <w:style w:type="paragraph" w:customStyle="1" w:styleId="899E1EE3F22A4A798E5BEF7771E146DC">
    <w:name w:val="899E1EE3F22A4A798E5BEF7771E146DC"/>
    <w:rsid w:val="0027422F"/>
  </w:style>
  <w:style w:type="paragraph" w:customStyle="1" w:styleId="C080E49B08464425A2B3D558174DA283">
    <w:name w:val="C080E49B08464425A2B3D558174DA283"/>
    <w:rsid w:val="0027422F"/>
  </w:style>
  <w:style w:type="paragraph" w:customStyle="1" w:styleId="BD48F754FEB942E495B4F993CBAD56D7">
    <w:name w:val="BD48F754FEB942E495B4F993CBAD56D7"/>
    <w:rsid w:val="0027422F"/>
  </w:style>
  <w:style w:type="paragraph" w:customStyle="1" w:styleId="06B06F134D644645A8BCAF953CF4D14D">
    <w:name w:val="06B06F134D644645A8BCAF953CF4D14D"/>
    <w:rsid w:val="0027422F"/>
  </w:style>
  <w:style w:type="paragraph" w:customStyle="1" w:styleId="46444142DFD44A6D902170DB239A1B3E">
    <w:name w:val="46444142DFD44A6D902170DB239A1B3E"/>
    <w:rsid w:val="0027422F"/>
  </w:style>
  <w:style w:type="paragraph" w:customStyle="1" w:styleId="6B430AB20C104ADE91E928CF3263FDF0">
    <w:name w:val="6B430AB20C104ADE91E928CF3263FDF0"/>
    <w:rsid w:val="0027422F"/>
  </w:style>
  <w:style w:type="paragraph" w:customStyle="1" w:styleId="2F14CBB14DF94D4D8B74AA31FFAF1E4E">
    <w:name w:val="2F14CBB14DF94D4D8B74AA31FFAF1E4E"/>
    <w:rsid w:val="0027422F"/>
  </w:style>
  <w:style w:type="paragraph" w:customStyle="1" w:styleId="CB85FF83870C4B468FCE0C7B15F1BEBC">
    <w:name w:val="CB85FF83870C4B468FCE0C7B15F1BEBC"/>
    <w:rsid w:val="0027422F"/>
  </w:style>
  <w:style w:type="paragraph" w:customStyle="1" w:styleId="A0DCD881635E46BB896B2232BE74D31B">
    <w:name w:val="A0DCD881635E46BB896B2232BE74D31B"/>
    <w:rsid w:val="0027422F"/>
  </w:style>
  <w:style w:type="paragraph" w:customStyle="1" w:styleId="4A1BA23D81C34099852130A09A5D6F76">
    <w:name w:val="4A1BA23D81C34099852130A09A5D6F76"/>
    <w:rsid w:val="0027422F"/>
  </w:style>
  <w:style w:type="paragraph" w:customStyle="1" w:styleId="FEF9DBAC4B2840E8B67242AACF6C2971">
    <w:name w:val="FEF9DBAC4B2840E8B67242AACF6C2971"/>
    <w:rsid w:val="0027422F"/>
  </w:style>
  <w:style w:type="paragraph" w:customStyle="1" w:styleId="640889F83C704AA38D612649BCD7B687">
    <w:name w:val="640889F83C704AA38D612649BCD7B687"/>
    <w:rsid w:val="0027422F"/>
  </w:style>
  <w:style w:type="paragraph" w:customStyle="1" w:styleId="ED75BAEB88374420A59AE400460C80BF">
    <w:name w:val="ED75BAEB88374420A59AE400460C80BF"/>
    <w:rsid w:val="0027422F"/>
  </w:style>
  <w:style w:type="paragraph" w:customStyle="1" w:styleId="7CB952EA5717450FB3FADE8D29478B1F">
    <w:name w:val="7CB952EA5717450FB3FADE8D29478B1F"/>
    <w:rsid w:val="0027422F"/>
  </w:style>
  <w:style w:type="paragraph" w:customStyle="1" w:styleId="6C193F1698F34534ACB183F1A93C78A1">
    <w:name w:val="6C193F1698F34534ACB183F1A93C78A1"/>
    <w:rsid w:val="0027422F"/>
  </w:style>
  <w:style w:type="paragraph" w:customStyle="1" w:styleId="80A2577E185C4E46BDDA50A63BA166FA">
    <w:name w:val="80A2577E185C4E46BDDA50A63BA166FA"/>
    <w:rsid w:val="0027422F"/>
  </w:style>
  <w:style w:type="paragraph" w:customStyle="1" w:styleId="186001C40BAD4083B4854C425BEC0F3E">
    <w:name w:val="186001C40BAD4083B4854C425BEC0F3E"/>
    <w:rsid w:val="0027422F"/>
  </w:style>
  <w:style w:type="paragraph" w:customStyle="1" w:styleId="1C057DAE8DAA42738BD70E122B284F28">
    <w:name w:val="1C057DAE8DAA42738BD70E122B284F28"/>
    <w:rsid w:val="0027422F"/>
  </w:style>
  <w:style w:type="paragraph" w:customStyle="1" w:styleId="39C92A7C0D0940CBB23E95F6D9193A96">
    <w:name w:val="39C92A7C0D0940CBB23E95F6D9193A96"/>
    <w:rsid w:val="0027422F"/>
  </w:style>
  <w:style w:type="paragraph" w:customStyle="1" w:styleId="581B3483B5A34EB8AA7468AD37182B81">
    <w:name w:val="581B3483B5A34EB8AA7468AD37182B81"/>
    <w:rsid w:val="0027422F"/>
  </w:style>
  <w:style w:type="paragraph" w:customStyle="1" w:styleId="7E052D1F431040ED8F9A2CC8CDB042E5">
    <w:name w:val="7E052D1F431040ED8F9A2CC8CDB042E5"/>
    <w:rsid w:val="0027422F"/>
  </w:style>
  <w:style w:type="paragraph" w:customStyle="1" w:styleId="55D68794EEEF49CB9739AFF29C246253">
    <w:name w:val="55D68794EEEF49CB9739AFF29C246253"/>
    <w:rsid w:val="0027422F"/>
  </w:style>
  <w:style w:type="paragraph" w:customStyle="1" w:styleId="849481A45EA04009937A695B7D68A8DA">
    <w:name w:val="849481A45EA04009937A695B7D68A8DA"/>
    <w:rsid w:val="0027422F"/>
  </w:style>
  <w:style w:type="paragraph" w:customStyle="1" w:styleId="43686DF7646842D3AD93F799DBA0BA52">
    <w:name w:val="43686DF7646842D3AD93F799DBA0BA52"/>
    <w:rsid w:val="0027422F"/>
  </w:style>
  <w:style w:type="paragraph" w:customStyle="1" w:styleId="A37D9C6F741F4CB5A424637E20BD9B27">
    <w:name w:val="A37D9C6F741F4CB5A424637E20BD9B27"/>
    <w:rsid w:val="0027422F"/>
  </w:style>
  <w:style w:type="paragraph" w:customStyle="1" w:styleId="E0C852D7389747369DA302F3E4993DA3">
    <w:name w:val="E0C852D7389747369DA302F3E4993DA3"/>
    <w:rsid w:val="0027422F"/>
  </w:style>
  <w:style w:type="paragraph" w:customStyle="1" w:styleId="D2A221FC451C4E86913941F82C913CE4">
    <w:name w:val="D2A221FC451C4E86913941F82C913CE4"/>
    <w:rsid w:val="0027422F"/>
  </w:style>
  <w:style w:type="paragraph" w:customStyle="1" w:styleId="0CF21FDC2DD04D3DBA3AC1CABE678E2D">
    <w:name w:val="0CF21FDC2DD04D3DBA3AC1CABE678E2D"/>
    <w:rsid w:val="0027422F"/>
  </w:style>
  <w:style w:type="paragraph" w:customStyle="1" w:styleId="2AE1C7EB51DE4632B9EB542854311636">
    <w:name w:val="2AE1C7EB51DE4632B9EB542854311636"/>
    <w:rsid w:val="0027422F"/>
  </w:style>
  <w:style w:type="paragraph" w:customStyle="1" w:styleId="403490685BC64BD4BB15337215A9F815">
    <w:name w:val="403490685BC64BD4BB15337215A9F815"/>
    <w:rsid w:val="0027422F"/>
  </w:style>
  <w:style w:type="paragraph" w:customStyle="1" w:styleId="5C918CB82496481DB5A76AC6F2F10AEB">
    <w:name w:val="5C918CB82496481DB5A76AC6F2F10AEB"/>
    <w:rsid w:val="0027422F"/>
  </w:style>
  <w:style w:type="paragraph" w:customStyle="1" w:styleId="7CC56E612E5D4A88804501EEE4375243">
    <w:name w:val="7CC56E612E5D4A88804501EEE4375243"/>
    <w:rsid w:val="0027422F"/>
  </w:style>
  <w:style w:type="paragraph" w:customStyle="1" w:styleId="D61B808623274D66916BE470C8025BB2">
    <w:name w:val="D61B808623274D66916BE470C8025BB2"/>
    <w:rsid w:val="0027422F"/>
  </w:style>
  <w:style w:type="paragraph" w:customStyle="1" w:styleId="DD28560920644CF8A4E7666D3AA6EEA7">
    <w:name w:val="DD28560920644CF8A4E7666D3AA6EEA7"/>
    <w:rsid w:val="0027422F"/>
  </w:style>
  <w:style w:type="paragraph" w:customStyle="1" w:styleId="F9016FA76A9E43B385EF1FC4744A536A">
    <w:name w:val="F9016FA76A9E43B385EF1FC4744A536A"/>
    <w:rsid w:val="0027422F"/>
  </w:style>
  <w:style w:type="paragraph" w:customStyle="1" w:styleId="9AB0CE4E35A24F0B970B887AD1B5AC5C">
    <w:name w:val="9AB0CE4E35A24F0B970B887AD1B5AC5C"/>
    <w:rsid w:val="0027422F"/>
  </w:style>
  <w:style w:type="paragraph" w:customStyle="1" w:styleId="10326CF5DD694A488446FAE4606E1A2E">
    <w:name w:val="10326CF5DD694A488446FAE4606E1A2E"/>
    <w:rsid w:val="0027422F"/>
  </w:style>
  <w:style w:type="paragraph" w:customStyle="1" w:styleId="46553F58DA2543DEBEFFC1B35D7AD5BB">
    <w:name w:val="46553F58DA2543DEBEFFC1B35D7AD5BB"/>
    <w:rsid w:val="0027422F"/>
  </w:style>
  <w:style w:type="paragraph" w:customStyle="1" w:styleId="A8F2AF4C400E4641B2CD25716F7013B8">
    <w:name w:val="A8F2AF4C400E4641B2CD25716F7013B8"/>
    <w:rsid w:val="0027422F"/>
  </w:style>
  <w:style w:type="paragraph" w:customStyle="1" w:styleId="C323CF4D738B42A594CC075F36DEA88F">
    <w:name w:val="C323CF4D738B42A594CC075F36DEA88F"/>
    <w:rsid w:val="0027422F"/>
  </w:style>
  <w:style w:type="paragraph" w:customStyle="1" w:styleId="BEA453A80C6C4B20A732EB906AC2A399">
    <w:name w:val="BEA453A80C6C4B20A732EB906AC2A399"/>
    <w:rsid w:val="0027422F"/>
  </w:style>
  <w:style w:type="paragraph" w:customStyle="1" w:styleId="52241CD230534B15BDB44132D2D19487">
    <w:name w:val="52241CD230534B15BDB44132D2D19487"/>
    <w:rsid w:val="0027422F"/>
  </w:style>
  <w:style w:type="paragraph" w:customStyle="1" w:styleId="76FF953D87074B4694CFB5FE97FA9FF0">
    <w:name w:val="76FF953D87074B4694CFB5FE97FA9FF0"/>
    <w:rsid w:val="0027422F"/>
  </w:style>
  <w:style w:type="paragraph" w:customStyle="1" w:styleId="640C7D79DCE241A6B66747CA74277B31">
    <w:name w:val="640C7D79DCE241A6B66747CA74277B31"/>
    <w:rsid w:val="0027422F"/>
  </w:style>
  <w:style w:type="paragraph" w:customStyle="1" w:styleId="4484D0E16F134A6FADF92B25C5A89803">
    <w:name w:val="4484D0E16F134A6FADF92B25C5A89803"/>
    <w:rsid w:val="0027422F"/>
  </w:style>
  <w:style w:type="paragraph" w:customStyle="1" w:styleId="C9345175D7B74646BC6C8693241B5687">
    <w:name w:val="C9345175D7B74646BC6C8693241B5687"/>
    <w:rsid w:val="0027422F"/>
  </w:style>
  <w:style w:type="paragraph" w:customStyle="1" w:styleId="118AD81CA7B647ED85EF15C5C37262C0">
    <w:name w:val="118AD81CA7B647ED85EF15C5C37262C0"/>
    <w:rsid w:val="0027422F"/>
  </w:style>
  <w:style w:type="paragraph" w:customStyle="1" w:styleId="B2F83A8291C64ECF8A720290D564BCD2">
    <w:name w:val="B2F83A8291C64ECF8A720290D564BCD2"/>
    <w:rsid w:val="0027422F"/>
  </w:style>
  <w:style w:type="paragraph" w:customStyle="1" w:styleId="FBA2E66FDE9647AFBF3D5AC950A0BEE4">
    <w:name w:val="FBA2E66FDE9647AFBF3D5AC950A0BEE4"/>
    <w:rsid w:val="0027422F"/>
  </w:style>
  <w:style w:type="paragraph" w:customStyle="1" w:styleId="1918510959F14AC5A6397B591385FA6C">
    <w:name w:val="1918510959F14AC5A6397B591385FA6C"/>
    <w:rsid w:val="0027422F"/>
  </w:style>
  <w:style w:type="paragraph" w:customStyle="1" w:styleId="A799B82DD2DD4D3B86E5EB94F147DA4F">
    <w:name w:val="A799B82DD2DD4D3B86E5EB94F147DA4F"/>
    <w:rsid w:val="0027422F"/>
  </w:style>
  <w:style w:type="paragraph" w:customStyle="1" w:styleId="905B13E74F7341C6AFEBD7DA35161AB4">
    <w:name w:val="905B13E74F7341C6AFEBD7DA35161AB4"/>
    <w:rsid w:val="0027422F"/>
  </w:style>
  <w:style w:type="paragraph" w:customStyle="1" w:styleId="7B0167A3AACF4857B0094C30E5D9C821">
    <w:name w:val="7B0167A3AACF4857B0094C30E5D9C821"/>
    <w:rsid w:val="0027422F"/>
  </w:style>
  <w:style w:type="paragraph" w:customStyle="1" w:styleId="1756B20A2A1B46708EB518A43F29A2D7">
    <w:name w:val="1756B20A2A1B46708EB518A43F29A2D7"/>
    <w:rsid w:val="0027422F"/>
  </w:style>
  <w:style w:type="paragraph" w:customStyle="1" w:styleId="9D5828D7DC344EE7A22947DD65127156">
    <w:name w:val="9D5828D7DC344EE7A22947DD65127156"/>
    <w:rsid w:val="0027422F"/>
  </w:style>
  <w:style w:type="paragraph" w:customStyle="1" w:styleId="932176DCAD014F9581FF9B6B58EA7AAA">
    <w:name w:val="932176DCAD014F9581FF9B6B58EA7AAA"/>
    <w:rsid w:val="0027422F"/>
  </w:style>
  <w:style w:type="paragraph" w:customStyle="1" w:styleId="9337883040A34CF3A3F6031E34C23987">
    <w:name w:val="9337883040A34CF3A3F6031E34C23987"/>
    <w:rsid w:val="0027422F"/>
  </w:style>
  <w:style w:type="paragraph" w:customStyle="1" w:styleId="06E545E6498A4FDD826B47419B2464BC">
    <w:name w:val="06E545E6498A4FDD826B47419B2464BC"/>
    <w:rsid w:val="0027422F"/>
  </w:style>
  <w:style w:type="paragraph" w:customStyle="1" w:styleId="078DCBFF71A1495F9D1F4734EC23C4FE">
    <w:name w:val="078DCBFF71A1495F9D1F4734EC23C4FE"/>
    <w:rsid w:val="0027422F"/>
  </w:style>
  <w:style w:type="paragraph" w:customStyle="1" w:styleId="0996DB2984F549798AC38522C1BE15B9">
    <w:name w:val="0996DB2984F549798AC38522C1BE15B9"/>
    <w:rsid w:val="0027422F"/>
  </w:style>
  <w:style w:type="paragraph" w:customStyle="1" w:styleId="80D60FBE83CE4963AA52E9E3F441D6A1">
    <w:name w:val="80D60FBE83CE4963AA52E9E3F441D6A1"/>
    <w:rsid w:val="0027422F"/>
  </w:style>
  <w:style w:type="paragraph" w:customStyle="1" w:styleId="DF836E5A9E76422FBD251867E69A46CE">
    <w:name w:val="DF836E5A9E76422FBD251867E69A46CE"/>
    <w:rsid w:val="0027422F"/>
  </w:style>
  <w:style w:type="paragraph" w:customStyle="1" w:styleId="F5F5D3E1B6E646EBB3B043E26FD59B47">
    <w:name w:val="F5F5D3E1B6E646EBB3B043E26FD59B47"/>
    <w:rsid w:val="0027422F"/>
  </w:style>
  <w:style w:type="paragraph" w:customStyle="1" w:styleId="2D8419E294304C8284824518CBDD2860">
    <w:name w:val="2D8419E294304C8284824518CBDD2860"/>
    <w:rsid w:val="0027422F"/>
  </w:style>
  <w:style w:type="paragraph" w:customStyle="1" w:styleId="E8EC8F4ADDA04C4AA9DDD7F50D644306">
    <w:name w:val="E8EC8F4ADDA04C4AA9DDD7F50D644306"/>
    <w:rsid w:val="0027422F"/>
  </w:style>
  <w:style w:type="paragraph" w:customStyle="1" w:styleId="9307AB0045C64B88A77BAC33EC9EA922">
    <w:name w:val="9307AB0045C64B88A77BAC33EC9EA922"/>
    <w:rsid w:val="0027422F"/>
  </w:style>
  <w:style w:type="paragraph" w:customStyle="1" w:styleId="FDCA221ADB8B4D449C624BE517986C63">
    <w:name w:val="FDCA221ADB8B4D449C624BE517986C63"/>
    <w:rsid w:val="0027422F"/>
  </w:style>
  <w:style w:type="paragraph" w:customStyle="1" w:styleId="0966E1D002984DD7A420056732D0CE69">
    <w:name w:val="0966E1D002984DD7A420056732D0CE69"/>
    <w:rsid w:val="0027422F"/>
  </w:style>
  <w:style w:type="paragraph" w:customStyle="1" w:styleId="59824C76CA0747D2843A41D955951A5A">
    <w:name w:val="59824C76CA0747D2843A41D955951A5A"/>
    <w:rsid w:val="0027422F"/>
  </w:style>
  <w:style w:type="paragraph" w:customStyle="1" w:styleId="7CB42D3707F444438836DE3C355E9C58">
    <w:name w:val="7CB42D3707F444438836DE3C355E9C58"/>
    <w:rsid w:val="0027422F"/>
  </w:style>
  <w:style w:type="paragraph" w:customStyle="1" w:styleId="1028CC85972B47B7A8EE69A338816964">
    <w:name w:val="1028CC85972B47B7A8EE69A338816964"/>
    <w:rsid w:val="0027422F"/>
  </w:style>
  <w:style w:type="paragraph" w:customStyle="1" w:styleId="446D2D88DAE04BE9AC45864804A539FD">
    <w:name w:val="446D2D88DAE04BE9AC45864804A539FD"/>
    <w:rsid w:val="0027422F"/>
  </w:style>
  <w:style w:type="paragraph" w:customStyle="1" w:styleId="B4D96A83A4334AA7875083256CD19171">
    <w:name w:val="B4D96A83A4334AA7875083256CD19171"/>
    <w:rsid w:val="0027422F"/>
  </w:style>
  <w:style w:type="paragraph" w:customStyle="1" w:styleId="96C7ED482A45482999469300406DDBF4">
    <w:name w:val="96C7ED482A45482999469300406DDBF4"/>
    <w:rsid w:val="0027422F"/>
  </w:style>
  <w:style w:type="paragraph" w:customStyle="1" w:styleId="BB1AE571E0834635A31BB68EB84F3E18">
    <w:name w:val="BB1AE571E0834635A31BB68EB84F3E18"/>
    <w:rsid w:val="0027422F"/>
  </w:style>
  <w:style w:type="paragraph" w:customStyle="1" w:styleId="A5423470D0244C5EB864854CD9E96CFF">
    <w:name w:val="A5423470D0244C5EB864854CD9E96CFF"/>
    <w:rsid w:val="0027422F"/>
  </w:style>
  <w:style w:type="paragraph" w:customStyle="1" w:styleId="933E314D7A9A4D27B2DE23192B12D9D9">
    <w:name w:val="933E314D7A9A4D27B2DE23192B12D9D9"/>
    <w:rsid w:val="0027422F"/>
  </w:style>
  <w:style w:type="paragraph" w:customStyle="1" w:styleId="6014853232484255ACB1B49B7B0169DD">
    <w:name w:val="6014853232484255ACB1B49B7B0169DD"/>
    <w:rsid w:val="0027422F"/>
  </w:style>
  <w:style w:type="paragraph" w:customStyle="1" w:styleId="83C393AFB0084E2D9CC9C21C759FFC79">
    <w:name w:val="83C393AFB0084E2D9CC9C21C759FFC79"/>
    <w:rsid w:val="0027422F"/>
  </w:style>
  <w:style w:type="paragraph" w:customStyle="1" w:styleId="52A874AA3F65483396562E5061C6EE7D">
    <w:name w:val="52A874AA3F65483396562E5061C6EE7D"/>
    <w:rsid w:val="0027422F"/>
  </w:style>
  <w:style w:type="paragraph" w:customStyle="1" w:styleId="D9BA7857E2A24D9CA273EC147B665AAB">
    <w:name w:val="D9BA7857E2A24D9CA273EC147B665AAB"/>
    <w:rsid w:val="0027422F"/>
  </w:style>
  <w:style w:type="paragraph" w:customStyle="1" w:styleId="BA478B5B88594E648B88749EDD835310">
    <w:name w:val="BA478B5B88594E648B88749EDD835310"/>
    <w:rsid w:val="0027422F"/>
  </w:style>
  <w:style w:type="paragraph" w:customStyle="1" w:styleId="4737A56273A74C84AD93E00FE5FF7A63">
    <w:name w:val="4737A56273A74C84AD93E00FE5FF7A63"/>
    <w:rsid w:val="0027422F"/>
  </w:style>
  <w:style w:type="paragraph" w:customStyle="1" w:styleId="3408A0AA216D4840AB635B5F9E82707F">
    <w:name w:val="3408A0AA216D4840AB635B5F9E82707F"/>
    <w:rsid w:val="0027422F"/>
  </w:style>
  <w:style w:type="paragraph" w:customStyle="1" w:styleId="49AFC6F254084A3990E53BE526BD6475">
    <w:name w:val="49AFC6F254084A3990E53BE526BD6475"/>
    <w:rsid w:val="0027422F"/>
  </w:style>
  <w:style w:type="paragraph" w:customStyle="1" w:styleId="F6680DE106B144619917902A9F1062AE">
    <w:name w:val="F6680DE106B144619917902A9F1062AE"/>
    <w:rsid w:val="0027422F"/>
  </w:style>
  <w:style w:type="paragraph" w:customStyle="1" w:styleId="5CA5AE82EBFD4180AC8E315F5D02302D">
    <w:name w:val="5CA5AE82EBFD4180AC8E315F5D02302D"/>
    <w:rsid w:val="0027422F"/>
  </w:style>
  <w:style w:type="paragraph" w:customStyle="1" w:styleId="59C2DCC23E4E45BEB7285C5024E8FCC3">
    <w:name w:val="59C2DCC23E4E45BEB7285C5024E8FCC3"/>
    <w:rsid w:val="0027422F"/>
  </w:style>
  <w:style w:type="paragraph" w:customStyle="1" w:styleId="68887E1DB0254B8289BC3E855374D96D">
    <w:name w:val="68887E1DB0254B8289BC3E855374D96D"/>
    <w:rsid w:val="0027422F"/>
  </w:style>
  <w:style w:type="paragraph" w:customStyle="1" w:styleId="09D359F4F1B445B3885E3F9F235A97A7">
    <w:name w:val="09D359F4F1B445B3885E3F9F235A97A7"/>
    <w:rsid w:val="0027422F"/>
  </w:style>
  <w:style w:type="paragraph" w:customStyle="1" w:styleId="0ADFC3C7EB4E49E49D5DF9A8C32CCBF9">
    <w:name w:val="0ADFC3C7EB4E49E49D5DF9A8C32CCBF9"/>
    <w:rsid w:val="0027422F"/>
  </w:style>
  <w:style w:type="paragraph" w:customStyle="1" w:styleId="18284B8110C948269AD70FE253DD6756">
    <w:name w:val="18284B8110C948269AD70FE253DD6756"/>
    <w:rsid w:val="0027422F"/>
  </w:style>
  <w:style w:type="paragraph" w:customStyle="1" w:styleId="50056C4A721A4FBC90581EB883032DF3">
    <w:name w:val="50056C4A721A4FBC90581EB883032DF3"/>
    <w:rsid w:val="0027422F"/>
  </w:style>
  <w:style w:type="paragraph" w:customStyle="1" w:styleId="D3BC629704484F83925EC0E06CD9E0EE">
    <w:name w:val="D3BC629704484F83925EC0E06CD9E0EE"/>
    <w:rsid w:val="0027422F"/>
  </w:style>
  <w:style w:type="paragraph" w:customStyle="1" w:styleId="D052539BD1984A6CACBA30F735A2B125">
    <w:name w:val="D052539BD1984A6CACBA30F735A2B125"/>
    <w:rsid w:val="0027422F"/>
  </w:style>
  <w:style w:type="paragraph" w:customStyle="1" w:styleId="4A6D5BD5C81C479F91442476F35C25AB">
    <w:name w:val="4A6D5BD5C81C479F91442476F35C25AB"/>
    <w:rsid w:val="0027422F"/>
  </w:style>
  <w:style w:type="paragraph" w:customStyle="1" w:styleId="D693B2B4261C4DF0B140728CE30DBDF2">
    <w:name w:val="D693B2B4261C4DF0B140728CE30DBDF2"/>
    <w:rsid w:val="0027422F"/>
  </w:style>
  <w:style w:type="paragraph" w:customStyle="1" w:styleId="3F68444DD9F24DC49566768343AD2758">
    <w:name w:val="3F68444DD9F24DC49566768343AD2758"/>
    <w:rsid w:val="0027422F"/>
  </w:style>
  <w:style w:type="paragraph" w:customStyle="1" w:styleId="3808AF2EEF1D4346BF57040BD55CD933">
    <w:name w:val="3808AF2EEF1D4346BF57040BD55CD933"/>
    <w:rsid w:val="0027422F"/>
  </w:style>
  <w:style w:type="paragraph" w:customStyle="1" w:styleId="610468100E1C4FAE8ED699ADE4D8D413">
    <w:name w:val="610468100E1C4FAE8ED699ADE4D8D413"/>
    <w:rsid w:val="0027422F"/>
  </w:style>
  <w:style w:type="paragraph" w:customStyle="1" w:styleId="92BD884A78D6493A94D48563F9FAA09F">
    <w:name w:val="92BD884A78D6493A94D48563F9FAA09F"/>
    <w:rsid w:val="0027422F"/>
  </w:style>
  <w:style w:type="paragraph" w:customStyle="1" w:styleId="3B9CC335D3C94AB9A72110801B039FEC">
    <w:name w:val="3B9CC335D3C94AB9A72110801B039FEC"/>
    <w:rsid w:val="0027422F"/>
  </w:style>
  <w:style w:type="paragraph" w:customStyle="1" w:styleId="134AF93596C04DC389B1EDD1A6B5B70F">
    <w:name w:val="134AF93596C04DC389B1EDD1A6B5B70F"/>
    <w:rsid w:val="0027422F"/>
  </w:style>
  <w:style w:type="paragraph" w:customStyle="1" w:styleId="E38ABF06EEE44A5E91C82D04718FD91A">
    <w:name w:val="E38ABF06EEE44A5E91C82D04718FD91A"/>
    <w:rsid w:val="0027422F"/>
  </w:style>
  <w:style w:type="paragraph" w:customStyle="1" w:styleId="789A2D36F1214E569335A6DFFCC62751">
    <w:name w:val="789A2D36F1214E569335A6DFFCC62751"/>
    <w:rsid w:val="0027422F"/>
  </w:style>
  <w:style w:type="paragraph" w:customStyle="1" w:styleId="4B297544ECDE41D9949E1C8102D30B6E">
    <w:name w:val="4B297544ECDE41D9949E1C8102D30B6E"/>
    <w:rsid w:val="0027422F"/>
  </w:style>
  <w:style w:type="paragraph" w:customStyle="1" w:styleId="5084553E5FA5499A90C6723629955021">
    <w:name w:val="5084553E5FA5499A90C6723629955021"/>
    <w:rsid w:val="0027422F"/>
  </w:style>
  <w:style w:type="paragraph" w:customStyle="1" w:styleId="32B13FC9B16348E18A7B75C8A99F1428">
    <w:name w:val="32B13FC9B16348E18A7B75C8A99F1428"/>
    <w:rsid w:val="0027422F"/>
  </w:style>
  <w:style w:type="paragraph" w:customStyle="1" w:styleId="DF42F5CB24EC4C3B9D9FA98F30A57A82">
    <w:name w:val="DF42F5CB24EC4C3B9D9FA98F30A57A82"/>
    <w:rsid w:val="0027422F"/>
  </w:style>
  <w:style w:type="paragraph" w:customStyle="1" w:styleId="A6C3E592A2F744B4A4FECF28CE9BFED0">
    <w:name w:val="A6C3E592A2F744B4A4FECF28CE9BFED0"/>
    <w:rsid w:val="0027422F"/>
  </w:style>
  <w:style w:type="paragraph" w:customStyle="1" w:styleId="B9D05DF8EBF940FF8BA9F395E8F3CED3">
    <w:name w:val="B9D05DF8EBF940FF8BA9F395E8F3CED3"/>
    <w:rsid w:val="0027422F"/>
  </w:style>
  <w:style w:type="paragraph" w:customStyle="1" w:styleId="CE77671BAE70404D91F012122147E565">
    <w:name w:val="CE77671BAE70404D91F012122147E565"/>
    <w:rsid w:val="0027422F"/>
  </w:style>
  <w:style w:type="paragraph" w:customStyle="1" w:styleId="36B875D47373421F8945EDF608175EC2">
    <w:name w:val="36B875D47373421F8945EDF608175EC2"/>
    <w:rsid w:val="0027422F"/>
  </w:style>
  <w:style w:type="paragraph" w:customStyle="1" w:styleId="C6D011496B7A4CB580D362A9CB280988">
    <w:name w:val="C6D011496B7A4CB580D362A9CB280988"/>
    <w:rsid w:val="0027422F"/>
  </w:style>
  <w:style w:type="paragraph" w:customStyle="1" w:styleId="CB34CAE41FFB4E9F8CBAE326619F75F7">
    <w:name w:val="CB34CAE41FFB4E9F8CBAE326619F75F7"/>
    <w:rsid w:val="0027422F"/>
  </w:style>
  <w:style w:type="paragraph" w:customStyle="1" w:styleId="090CC30DAAA14F2F9339D8F92BD23503">
    <w:name w:val="090CC30DAAA14F2F9339D8F92BD23503"/>
    <w:rsid w:val="0027422F"/>
  </w:style>
  <w:style w:type="paragraph" w:customStyle="1" w:styleId="7D445BD10B624BA1B9603E4ACE015FAF">
    <w:name w:val="7D445BD10B624BA1B9603E4ACE015FAF"/>
    <w:rsid w:val="0027422F"/>
  </w:style>
  <w:style w:type="paragraph" w:customStyle="1" w:styleId="1ECA246837D64CDAB9C4460EEBBCA231">
    <w:name w:val="1ECA246837D64CDAB9C4460EEBBCA231"/>
    <w:rsid w:val="0027422F"/>
  </w:style>
  <w:style w:type="paragraph" w:customStyle="1" w:styleId="43BD17D7F95B4ECEA1CDBB5E009FAF93">
    <w:name w:val="43BD17D7F95B4ECEA1CDBB5E009FAF93"/>
    <w:rsid w:val="0027422F"/>
  </w:style>
  <w:style w:type="paragraph" w:customStyle="1" w:styleId="1339B8F9A51049D4938A8FAA518F9D35">
    <w:name w:val="1339B8F9A51049D4938A8FAA518F9D35"/>
    <w:rsid w:val="0027422F"/>
  </w:style>
  <w:style w:type="paragraph" w:customStyle="1" w:styleId="5DC2C5110B75469CA2243BBBFF203278">
    <w:name w:val="5DC2C5110B75469CA2243BBBFF203278"/>
    <w:rsid w:val="0027422F"/>
  </w:style>
  <w:style w:type="paragraph" w:customStyle="1" w:styleId="6BEA2E6BED76445E839FB0D56C329063">
    <w:name w:val="6BEA2E6BED76445E839FB0D56C329063"/>
    <w:rsid w:val="0027422F"/>
  </w:style>
  <w:style w:type="paragraph" w:customStyle="1" w:styleId="90775AC57524495CB87ECB8BB3EBA2F7">
    <w:name w:val="90775AC57524495CB87ECB8BB3EBA2F7"/>
    <w:rsid w:val="0027422F"/>
  </w:style>
  <w:style w:type="paragraph" w:customStyle="1" w:styleId="BB699E3CC7784297AEF2AB4A640F8365">
    <w:name w:val="BB699E3CC7784297AEF2AB4A640F8365"/>
    <w:rsid w:val="0027422F"/>
  </w:style>
  <w:style w:type="paragraph" w:customStyle="1" w:styleId="5B334C0A3F4C44368A30F2E411CB9088">
    <w:name w:val="5B334C0A3F4C44368A30F2E411CB9088"/>
    <w:rsid w:val="0027422F"/>
  </w:style>
  <w:style w:type="paragraph" w:customStyle="1" w:styleId="07E9DA28341841279CF2F371D0E7F9F8">
    <w:name w:val="07E9DA28341841279CF2F371D0E7F9F8"/>
    <w:rsid w:val="0027422F"/>
  </w:style>
  <w:style w:type="paragraph" w:customStyle="1" w:styleId="74EEFF8D2B7C42A5B77BA59E6CC664B2">
    <w:name w:val="74EEFF8D2B7C42A5B77BA59E6CC664B2"/>
    <w:rsid w:val="0027422F"/>
  </w:style>
  <w:style w:type="paragraph" w:customStyle="1" w:styleId="38A3F17875434372AB5AABB840FC5465">
    <w:name w:val="38A3F17875434372AB5AABB840FC5465"/>
    <w:rsid w:val="0027422F"/>
  </w:style>
  <w:style w:type="paragraph" w:customStyle="1" w:styleId="7DDEC8B1B304495A93633CD742BC7840">
    <w:name w:val="7DDEC8B1B304495A93633CD742BC7840"/>
    <w:rsid w:val="0027422F"/>
  </w:style>
  <w:style w:type="paragraph" w:customStyle="1" w:styleId="B18CA201826446B5BC049ADFCB1C688F">
    <w:name w:val="B18CA201826446B5BC049ADFCB1C688F"/>
    <w:rsid w:val="0027422F"/>
  </w:style>
  <w:style w:type="paragraph" w:customStyle="1" w:styleId="836E6F7E560F4B34961F1E3AD48A64E9">
    <w:name w:val="836E6F7E560F4B34961F1E3AD48A64E9"/>
    <w:rsid w:val="0027422F"/>
  </w:style>
  <w:style w:type="paragraph" w:customStyle="1" w:styleId="45258861617649E3835E4474DD8AB5C0">
    <w:name w:val="45258861617649E3835E4474DD8AB5C0"/>
    <w:rsid w:val="0027422F"/>
  </w:style>
  <w:style w:type="paragraph" w:customStyle="1" w:styleId="22DF62280593489D98BFC8B3D91ABED3">
    <w:name w:val="22DF62280593489D98BFC8B3D91ABED3"/>
    <w:rsid w:val="0027422F"/>
  </w:style>
  <w:style w:type="paragraph" w:customStyle="1" w:styleId="E9B043DD03B3447A8BA26832A7A332F6">
    <w:name w:val="E9B043DD03B3447A8BA26832A7A332F6"/>
    <w:rsid w:val="0027422F"/>
  </w:style>
  <w:style w:type="paragraph" w:customStyle="1" w:styleId="F0A8B921AE5B499D8FE988CBE39C5A21">
    <w:name w:val="F0A8B921AE5B499D8FE988CBE39C5A21"/>
    <w:rsid w:val="0027422F"/>
  </w:style>
  <w:style w:type="paragraph" w:customStyle="1" w:styleId="05A3EDE8089D44C1880D65DB51BDDBAB">
    <w:name w:val="05A3EDE8089D44C1880D65DB51BDDBAB"/>
    <w:rsid w:val="0027422F"/>
  </w:style>
  <w:style w:type="paragraph" w:customStyle="1" w:styleId="156330DF50974ABCA9F2308464D88411">
    <w:name w:val="156330DF50974ABCA9F2308464D88411"/>
    <w:rsid w:val="0027422F"/>
  </w:style>
  <w:style w:type="paragraph" w:customStyle="1" w:styleId="6F54ADCB8D5C4E41B9E205E219ADBFF1">
    <w:name w:val="6F54ADCB8D5C4E41B9E205E219ADBFF1"/>
    <w:rsid w:val="0027422F"/>
  </w:style>
  <w:style w:type="paragraph" w:customStyle="1" w:styleId="47C02EE895954D389B839A112FD32265">
    <w:name w:val="47C02EE895954D389B839A112FD32265"/>
    <w:rsid w:val="0027422F"/>
  </w:style>
  <w:style w:type="paragraph" w:customStyle="1" w:styleId="D534815FCA0243759C9C7606ABBBC95C">
    <w:name w:val="D534815FCA0243759C9C7606ABBBC95C"/>
    <w:rsid w:val="0027422F"/>
  </w:style>
  <w:style w:type="paragraph" w:customStyle="1" w:styleId="06C8B1737BB2421BBD1DF3A54D7EE6C1">
    <w:name w:val="06C8B1737BB2421BBD1DF3A54D7EE6C1"/>
    <w:rsid w:val="0027422F"/>
  </w:style>
  <w:style w:type="paragraph" w:customStyle="1" w:styleId="22D596E6BC2445788D9803B8CC753D2B">
    <w:name w:val="22D596E6BC2445788D9803B8CC753D2B"/>
    <w:rsid w:val="0027422F"/>
  </w:style>
  <w:style w:type="paragraph" w:customStyle="1" w:styleId="4FAA506EEA684E9480BE1F310BDC53F6">
    <w:name w:val="4FAA506EEA684E9480BE1F310BDC53F6"/>
    <w:rsid w:val="0027422F"/>
  </w:style>
  <w:style w:type="paragraph" w:customStyle="1" w:styleId="64E03D622D3D4978A13DAAA0F347E5DE">
    <w:name w:val="64E03D622D3D4978A13DAAA0F347E5DE"/>
    <w:rsid w:val="0027422F"/>
  </w:style>
  <w:style w:type="paragraph" w:customStyle="1" w:styleId="421953496B2D42349E58D5CDCA796D17">
    <w:name w:val="421953496B2D42349E58D5CDCA796D17"/>
    <w:rsid w:val="0027422F"/>
  </w:style>
  <w:style w:type="paragraph" w:customStyle="1" w:styleId="CC9E08B4E33B43E3BE446FD708457D56">
    <w:name w:val="CC9E08B4E33B43E3BE446FD708457D56"/>
    <w:rsid w:val="0027422F"/>
  </w:style>
  <w:style w:type="paragraph" w:customStyle="1" w:styleId="B418A66350904F0A84FE20B0EA9A2794">
    <w:name w:val="B418A66350904F0A84FE20B0EA9A2794"/>
    <w:rsid w:val="0027422F"/>
  </w:style>
  <w:style w:type="paragraph" w:customStyle="1" w:styleId="63D21152B65D46F9A898976679D9FB60">
    <w:name w:val="63D21152B65D46F9A898976679D9FB60"/>
    <w:rsid w:val="0027422F"/>
  </w:style>
  <w:style w:type="paragraph" w:customStyle="1" w:styleId="9287B89080D5434FB7B5A2E221291895">
    <w:name w:val="9287B89080D5434FB7B5A2E221291895"/>
    <w:rsid w:val="0027422F"/>
  </w:style>
  <w:style w:type="paragraph" w:customStyle="1" w:styleId="9A393C84D9D54BF994D21B0BDEBD8DE6">
    <w:name w:val="9A393C84D9D54BF994D21B0BDEBD8DE6"/>
    <w:rsid w:val="0027422F"/>
  </w:style>
  <w:style w:type="paragraph" w:customStyle="1" w:styleId="1D27B0629C544192A48ADA5CEE1FEC93">
    <w:name w:val="1D27B0629C544192A48ADA5CEE1FEC93"/>
    <w:rsid w:val="0027422F"/>
  </w:style>
  <w:style w:type="paragraph" w:customStyle="1" w:styleId="31A23718ADED4E52BC9F1AB4A3E7A3A7">
    <w:name w:val="31A23718ADED4E52BC9F1AB4A3E7A3A7"/>
    <w:rsid w:val="0027422F"/>
  </w:style>
  <w:style w:type="paragraph" w:customStyle="1" w:styleId="843CC0686F1449FBB911D84E4924CB02">
    <w:name w:val="843CC0686F1449FBB911D84E4924CB02"/>
    <w:rsid w:val="0027422F"/>
  </w:style>
  <w:style w:type="paragraph" w:customStyle="1" w:styleId="AC8FCFE5744C4011A661FAFB9D9474E4">
    <w:name w:val="AC8FCFE5744C4011A661FAFB9D9474E4"/>
    <w:rsid w:val="0027422F"/>
  </w:style>
  <w:style w:type="paragraph" w:customStyle="1" w:styleId="6BD1B5DA9F9D44D4B4AEA8BD1EECBADB">
    <w:name w:val="6BD1B5DA9F9D44D4B4AEA8BD1EECBADB"/>
    <w:rsid w:val="0027422F"/>
  </w:style>
  <w:style w:type="paragraph" w:customStyle="1" w:styleId="01688DC9DBF94CF495B14253D19C9460">
    <w:name w:val="01688DC9DBF94CF495B14253D19C9460"/>
    <w:rsid w:val="0027422F"/>
  </w:style>
  <w:style w:type="paragraph" w:customStyle="1" w:styleId="CEF51259292542DD9305A3D05D213DAD">
    <w:name w:val="CEF51259292542DD9305A3D05D213DAD"/>
    <w:rsid w:val="0027422F"/>
  </w:style>
  <w:style w:type="paragraph" w:customStyle="1" w:styleId="DF8CDE2B6BB14A7A8A0ED3DFAB46AD7F">
    <w:name w:val="DF8CDE2B6BB14A7A8A0ED3DFAB46AD7F"/>
    <w:rsid w:val="0027422F"/>
  </w:style>
  <w:style w:type="paragraph" w:customStyle="1" w:styleId="F6D1F834EE984FAEB5BBB0CBEDB93741">
    <w:name w:val="F6D1F834EE984FAEB5BBB0CBEDB93741"/>
    <w:rsid w:val="0027422F"/>
  </w:style>
  <w:style w:type="paragraph" w:customStyle="1" w:styleId="EF74BF236EBF4841838BFA8DF03C5200">
    <w:name w:val="EF74BF236EBF4841838BFA8DF03C5200"/>
    <w:rsid w:val="0027422F"/>
  </w:style>
  <w:style w:type="paragraph" w:customStyle="1" w:styleId="A0D09707D7E74AB2B078ED9F3E7AD33C">
    <w:name w:val="A0D09707D7E74AB2B078ED9F3E7AD33C"/>
    <w:rsid w:val="0027422F"/>
  </w:style>
  <w:style w:type="paragraph" w:customStyle="1" w:styleId="86841060800D4C46A1AC6E8F57124FB2">
    <w:name w:val="86841060800D4C46A1AC6E8F57124FB2"/>
    <w:rsid w:val="0027422F"/>
  </w:style>
  <w:style w:type="paragraph" w:customStyle="1" w:styleId="F845BB1D8CF14731A68808E9DCA7E0F8">
    <w:name w:val="F845BB1D8CF14731A68808E9DCA7E0F8"/>
    <w:rsid w:val="0027422F"/>
  </w:style>
  <w:style w:type="paragraph" w:customStyle="1" w:styleId="A9909FFB35AF49AC9EADEAC34D524513">
    <w:name w:val="A9909FFB35AF49AC9EADEAC34D524513"/>
    <w:rsid w:val="0027422F"/>
  </w:style>
  <w:style w:type="paragraph" w:customStyle="1" w:styleId="7A10F0AC06F9495CBAA0525074D8CCD8">
    <w:name w:val="7A10F0AC06F9495CBAA0525074D8CCD8"/>
    <w:rsid w:val="0027422F"/>
  </w:style>
  <w:style w:type="paragraph" w:customStyle="1" w:styleId="03ACA6F130FF43ABBD55B99818DF1DD7">
    <w:name w:val="03ACA6F130FF43ABBD55B99818DF1DD7"/>
    <w:rsid w:val="0027422F"/>
  </w:style>
  <w:style w:type="paragraph" w:customStyle="1" w:styleId="D35B435B7DE94FD6998489D78AB8D69E">
    <w:name w:val="D35B435B7DE94FD6998489D78AB8D69E"/>
    <w:rsid w:val="00E231F2"/>
  </w:style>
  <w:style w:type="paragraph" w:customStyle="1" w:styleId="1B8FF85C198D435C96F07B090B9EF1C2">
    <w:name w:val="1B8FF85C198D435C96F07B090B9EF1C2"/>
    <w:rsid w:val="00E231F2"/>
  </w:style>
  <w:style w:type="paragraph" w:customStyle="1" w:styleId="5CF22C37970F4EFE9F2D1E099C077973">
    <w:name w:val="5CF22C37970F4EFE9F2D1E099C077973"/>
    <w:rsid w:val="00E231F2"/>
  </w:style>
  <w:style w:type="paragraph" w:customStyle="1" w:styleId="FFE4F5792A9E4007B998CD4A5AD3AC49">
    <w:name w:val="FFE4F5792A9E4007B998CD4A5AD3AC49"/>
    <w:rsid w:val="00E231F2"/>
  </w:style>
  <w:style w:type="paragraph" w:customStyle="1" w:styleId="DE520E454370454891F775FF4AB12D32">
    <w:name w:val="DE520E454370454891F775FF4AB12D32"/>
    <w:rsid w:val="00E231F2"/>
  </w:style>
  <w:style w:type="paragraph" w:customStyle="1" w:styleId="F6CB684BECD14402BD3F8E0F46620A5C">
    <w:name w:val="F6CB684BECD14402BD3F8E0F46620A5C"/>
    <w:rsid w:val="00E231F2"/>
  </w:style>
  <w:style w:type="paragraph" w:customStyle="1" w:styleId="9FF3814E525D422ABCBBFA349BA8199F">
    <w:name w:val="9FF3814E525D422ABCBBFA349BA8199F"/>
    <w:rsid w:val="00E231F2"/>
  </w:style>
  <w:style w:type="paragraph" w:customStyle="1" w:styleId="126AEDD598A9449AB5E48E047D803156">
    <w:name w:val="126AEDD598A9449AB5E48E047D803156"/>
    <w:rsid w:val="00E231F2"/>
  </w:style>
  <w:style w:type="paragraph" w:customStyle="1" w:styleId="86D066A839284307A19EF0EC2DBA9CF8">
    <w:name w:val="86D066A839284307A19EF0EC2DBA9CF8"/>
    <w:rsid w:val="00E231F2"/>
  </w:style>
  <w:style w:type="paragraph" w:customStyle="1" w:styleId="BCE1C6905AF94F5FB157B95EFC1C5108">
    <w:name w:val="BCE1C6905AF94F5FB157B95EFC1C5108"/>
    <w:rsid w:val="00E231F2"/>
  </w:style>
  <w:style w:type="paragraph" w:customStyle="1" w:styleId="23C1F76E93F64CEDA5A87380D8C2E42F">
    <w:name w:val="23C1F76E93F64CEDA5A87380D8C2E42F"/>
    <w:rsid w:val="00E231F2"/>
  </w:style>
  <w:style w:type="paragraph" w:customStyle="1" w:styleId="094403FDEF9C486E8ADDEFA8972C86CF">
    <w:name w:val="094403FDEF9C486E8ADDEFA8972C86CF"/>
    <w:rsid w:val="00E231F2"/>
  </w:style>
  <w:style w:type="paragraph" w:customStyle="1" w:styleId="B007BCA42D5E41AAAC77B7603998271F">
    <w:name w:val="B007BCA42D5E41AAAC77B7603998271F"/>
    <w:rsid w:val="00E231F2"/>
  </w:style>
  <w:style w:type="paragraph" w:customStyle="1" w:styleId="6B42823B10CB474F9B5FD9A886740F9B">
    <w:name w:val="6B42823B10CB474F9B5FD9A886740F9B"/>
    <w:rsid w:val="00E231F2"/>
  </w:style>
  <w:style w:type="paragraph" w:customStyle="1" w:styleId="88E63132896445508371308EF27FA823">
    <w:name w:val="88E63132896445508371308EF27FA823"/>
    <w:rsid w:val="00E231F2"/>
  </w:style>
  <w:style w:type="paragraph" w:customStyle="1" w:styleId="CBEDBCA333E74E059B65FE539DCF4C8D">
    <w:name w:val="CBEDBCA333E74E059B65FE539DCF4C8D"/>
    <w:rsid w:val="00E231F2"/>
  </w:style>
  <w:style w:type="paragraph" w:customStyle="1" w:styleId="10AF4D87E333411486A3A7A3CA409BF1">
    <w:name w:val="10AF4D87E333411486A3A7A3CA409BF1"/>
    <w:rsid w:val="00E231F2"/>
  </w:style>
  <w:style w:type="paragraph" w:customStyle="1" w:styleId="DD1E5B70077D40A4BE3E98D193649A13">
    <w:name w:val="DD1E5B70077D40A4BE3E98D193649A13"/>
    <w:rsid w:val="00E231F2"/>
  </w:style>
  <w:style w:type="paragraph" w:customStyle="1" w:styleId="3B4FB342FEE6402D988053F987989DC2">
    <w:name w:val="3B4FB342FEE6402D988053F987989DC2"/>
    <w:rsid w:val="00E231F2"/>
  </w:style>
  <w:style w:type="paragraph" w:customStyle="1" w:styleId="A9820F76337B427CAE7ADC9829CD13BD">
    <w:name w:val="A9820F76337B427CAE7ADC9829CD13BD"/>
    <w:rsid w:val="00E231F2"/>
  </w:style>
  <w:style w:type="paragraph" w:customStyle="1" w:styleId="79B6A9BF80414FCAA6936C856A9AD4E8">
    <w:name w:val="79B6A9BF80414FCAA6936C856A9AD4E8"/>
    <w:rsid w:val="00E231F2"/>
  </w:style>
  <w:style w:type="paragraph" w:customStyle="1" w:styleId="2194EF3D09264DAEBD30A66E8108CAD2">
    <w:name w:val="2194EF3D09264DAEBD30A66E8108CAD2"/>
    <w:rsid w:val="00E231F2"/>
  </w:style>
  <w:style w:type="paragraph" w:customStyle="1" w:styleId="2ECAADD6B8534A3393AE0F009AE66BF5">
    <w:name w:val="2ECAADD6B8534A3393AE0F009AE66BF5"/>
    <w:rsid w:val="00E231F2"/>
  </w:style>
  <w:style w:type="paragraph" w:customStyle="1" w:styleId="FA6B60EB48484EE5ABA392215A6A33BE">
    <w:name w:val="FA6B60EB48484EE5ABA392215A6A33BE"/>
    <w:rsid w:val="00E231F2"/>
  </w:style>
  <w:style w:type="paragraph" w:customStyle="1" w:styleId="5E2E5CE7E55B40E4BD7248D45518286F">
    <w:name w:val="5E2E5CE7E55B40E4BD7248D45518286F"/>
    <w:rsid w:val="00E231F2"/>
  </w:style>
  <w:style w:type="paragraph" w:customStyle="1" w:styleId="E788975EB01C40009C8926EE59370843">
    <w:name w:val="E788975EB01C40009C8926EE59370843"/>
    <w:rsid w:val="00E231F2"/>
  </w:style>
  <w:style w:type="paragraph" w:customStyle="1" w:styleId="D7BA6A9EB7A94DCE9862AF89924A09CC">
    <w:name w:val="D7BA6A9EB7A94DCE9862AF89924A09CC"/>
    <w:rsid w:val="00E231F2"/>
  </w:style>
  <w:style w:type="paragraph" w:customStyle="1" w:styleId="9BCCA816FC10405C98F16E0842CE65CB">
    <w:name w:val="9BCCA816FC10405C98F16E0842CE65CB"/>
    <w:rsid w:val="00E231F2"/>
  </w:style>
  <w:style w:type="paragraph" w:customStyle="1" w:styleId="C1738B87FDA04254B9F72BED2925BE0F">
    <w:name w:val="C1738B87FDA04254B9F72BED2925BE0F"/>
    <w:rsid w:val="00E231F2"/>
  </w:style>
  <w:style w:type="paragraph" w:customStyle="1" w:styleId="8998C11834C149179ED0F0DDAA7C8DD9">
    <w:name w:val="8998C11834C149179ED0F0DDAA7C8DD9"/>
    <w:rsid w:val="00E231F2"/>
  </w:style>
  <w:style w:type="paragraph" w:customStyle="1" w:styleId="3DEA6470854D4951B1B0AB1D96A399BA">
    <w:name w:val="3DEA6470854D4951B1B0AB1D96A399BA"/>
    <w:rsid w:val="00E231F2"/>
  </w:style>
  <w:style w:type="paragraph" w:customStyle="1" w:styleId="43F47AAFA8AE438FB2606EEC90AC140A">
    <w:name w:val="43F47AAFA8AE438FB2606EEC90AC140A"/>
    <w:rsid w:val="00E231F2"/>
  </w:style>
  <w:style w:type="paragraph" w:customStyle="1" w:styleId="04A6332B819A443C9D90543544D2542C">
    <w:name w:val="04A6332B819A443C9D90543544D2542C"/>
    <w:rsid w:val="00E231F2"/>
  </w:style>
  <w:style w:type="paragraph" w:customStyle="1" w:styleId="52DB90CD9F0B4F61B96475395E98BABD">
    <w:name w:val="52DB90CD9F0B4F61B96475395E98BABD"/>
    <w:rsid w:val="00E231F2"/>
  </w:style>
  <w:style w:type="paragraph" w:customStyle="1" w:styleId="8D0002C2615E446E930ED5200670E13A">
    <w:name w:val="8D0002C2615E446E930ED5200670E13A"/>
    <w:rsid w:val="00E231F2"/>
  </w:style>
  <w:style w:type="paragraph" w:customStyle="1" w:styleId="986B257119194E238BB5C154D3051AB7">
    <w:name w:val="986B257119194E238BB5C154D3051AB7"/>
    <w:rsid w:val="00E231F2"/>
  </w:style>
  <w:style w:type="paragraph" w:customStyle="1" w:styleId="1212043F220F4C9CA0151600A400236F">
    <w:name w:val="1212043F220F4C9CA0151600A400236F"/>
    <w:rsid w:val="00D92364"/>
  </w:style>
  <w:style w:type="paragraph" w:customStyle="1" w:styleId="F22FCC5E0DAD4973B8C27FA1D98B63E4">
    <w:name w:val="F22FCC5E0DAD4973B8C27FA1D98B63E4"/>
    <w:rsid w:val="00D92364"/>
  </w:style>
  <w:style w:type="paragraph" w:customStyle="1" w:styleId="6B20096E327A47BA941F378151815A01">
    <w:name w:val="6B20096E327A47BA941F378151815A01"/>
    <w:rsid w:val="00D92364"/>
  </w:style>
  <w:style w:type="paragraph" w:customStyle="1" w:styleId="BA5D4F7A43E146C1890F82A1F461783C">
    <w:name w:val="BA5D4F7A43E146C1890F82A1F461783C"/>
    <w:rsid w:val="00D92364"/>
  </w:style>
  <w:style w:type="paragraph" w:customStyle="1" w:styleId="17544EDB40A6491ABAE72193716475D3">
    <w:name w:val="17544EDB40A6491ABAE72193716475D3"/>
    <w:rsid w:val="00D92364"/>
  </w:style>
  <w:style w:type="paragraph" w:customStyle="1" w:styleId="F4F8D6E5FC1F4EC9AA9A941628D25019">
    <w:name w:val="F4F8D6E5FC1F4EC9AA9A941628D25019"/>
    <w:rsid w:val="00D92364"/>
  </w:style>
  <w:style w:type="paragraph" w:customStyle="1" w:styleId="DFDB566507E8451597A5CCA84A4A8117">
    <w:name w:val="DFDB566507E8451597A5CCA84A4A8117"/>
    <w:rsid w:val="00D92364"/>
  </w:style>
  <w:style w:type="paragraph" w:customStyle="1" w:styleId="F6CB85F1361B453DB57C32BC4BB591A8">
    <w:name w:val="F6CB85F1361B453DB57C32BC4BB591A8"/>
    <w:rsid w:val="00D92364"/>
  </w:style>
  <w:style w:type="paragraph" w:customStyle="1" w:styleId="E06C832962D842B28A6A8DB823ABC28B">
    <w:name w:val="E06C832962D842B28A6A8DB823ABC28B"/>
    <w:rsid w:val="00D92364"/>
  </w:style>
  <w:style w:type="paragraph" w:customStyle="1" w:styleId="ECD86763B44C47DD903EED3F0E9D52B4">
    <w:name w:val="ECD86763B44C47DD903EED3F0E9D52B4"/>
    <w:rsid w:val="00D92364"/>
  </w:style>
  <w:style w:type="paragraph" w:customStyle="1" w:styleId="06E907C16B414A988ADC803FBE7E25EE">
    <w:name w:val="06E907C16B414A988ADC803FBE7E25EE"/>
    <w:rsid w:val="00D92364"/>
  </w:style>
  <w:style w:type="paragraph" w:customStyle="1" w:styleId="D987C77600A14F26BC163A1C61D05F9A">
    <w:name w:val="D987C77600A14F26BC163A1C61D05F9A"/>
    <w:rsid w:val="00D92364"/>
  </w:style>
  <w:style w:type="paragraph" w:customStyle="1" w:styleId="F3BEAF3856954CF7B3E66B2B26512925">
    <w:name w:val="F3BEAF3856954CF7B3E66B2B26512925"/>
    <w:rsid w:val="00D92364"/>
  </w:style>
  <w:style w:type="paragraph" w:customStyle="1" w:styleId="219A4B8AA3504318899B0AB1B4B1C2E5">
    <w:name w:val="219A4B8AA3504318899B0AB1B4B1C2E5"/>
    <w:rsid w:val="00D92364"/>
  </w:style>
  <w:style w:type="paragraph" w:customStyle="1" w:styleId="ABE0220CDB944C51BE01122381153FDE">
    <w:name w:val="ABE0220CDB944C51BE01122381153FDE"/>
    <w:rsid w:val="00D92364"/>
  </w:style>
  <w:style w:type="paragraph" w:customStyle="1" w:styleId="FEFF4BCE8907406A884CAAC23844DE8A">
    <w:name w:val="FEFF4BCE8907406A884CAAC23844DE8A"/>
    <w:rsid w:val="00D92364"/>
  </w:style>
  <w:style w:type="paragraph" w:customStyle="1" w:styleId="F316B3CFAC3E446788C53F456DB2421B">
    <w:name w:val="F316B3CFAC3E446788C53F456DB2421B"/>
    <w:rsid w:val="00D92364"/>
  </w:style>
  <w:style w:type="paragraph" w:customStyle="1" w:styleId="A202C2D2BB754FF8B638B6C63FA169C0">
    <w:name w:val="A202C2D2BB754FF8B638B6C63FA169C0"/>
    <w:rsid w:val="00D92364"/>
  </w:style>
  <w:style w:type="paragraph" w:customStyle="1" w:styleId="E302F19E51DD4DF8AD30F8ECC83AD702">
    <w:name w:val="E302F19E51DD4DF8AD30F8ECC83AD702"/>
    <w:rsid w:val="00D92364"/>
  </w:style>
  <w:style w:type="paragraph" w:customStyle="1" w:styleId="AE460054A424407F83B41CE8C5841A35">
    <w:name w:val="AE460054A424407F83B41CE8C5841A35"/>
    <w:rsid w:val="00D92364"/>
  </w:style>
  <w:style w:type="paragraph" w:customStyle="1" w:styleId="D3C6970AEEB1467D904CA6C7D0B0FF2A">
    <w:name w:val="D3C6970AEEB1467D904CA6C7D0B0FF2A"/>
    <w:rsid w:val="00D92364"/>
  </w:style>
  <w:style w:type="paragraph" w:customStyle="1" w:styleId="3705B93A19A247D79BC19B3E57B3CFCB">
    <w:name w:val="3705B93A19A247D79BC19B3E57B3CFCB"/>
    <w:rsid w:val="00D92364"/>
  </w:style>
  <w:style w:type="paragraph" w:customStyle="1" w:styleId="1055947474764B91AE0201A517F38F15">
    <w:name w:val="1055947474764B91AE0201A517F38F15"/>
    <w:rsid w:val="00D92364"/>
  </w:style>
  <w:style w:type="paragraph" w:customStyle="1" w:styleId="9E32B97222DE471FBBB4EA6A6455EC48">
    <w:name w:val="9E32B97222DE471FBBB4EA6A6455EC48"/>
    <w:rsid w:val="00D92364"/>
  </w:style>
  <w:style w:type="paragraph" w:customStyle="1" w:styleId="6E9919A917FF424BAB52C776657E4290">
    <w:name w:val="6E9919A917FF424BAB52C776657E4290"/>
    <w:rsid w:val="00D92364"/>
  </w:style>
  <w:style w:type="paragraph" w:customStyle="1" w:styleId="BC99FD0C468341C79C69DC2356028156">
    <w:name w:val="BC99FD0C468341C79C69DC2356028156"/>
    <w:rsid w:val="00D92364"/>
  </w:style>
  <w:style w:type="paragraph" w:customStyle="1" w:styleId="732257EED19449AEB5753CD6D5BD34C9">
    <w:name w:val="732257EED19449AEB5753CD6D5BD34C9"/>
    <w:rsid w:val="00D92364"/>
  </w:style>
  <w:style w:type="paragraph" w:customStyle="1" w:styleId="AE69FF95B4724B73A8504FADCC2C3CFB">
    <w:name w:val="AE69FF95B4724B73A8504FADCC2C3CFB"/>
    <w:rsid w:val="00D92364"/>
  </w:style>
  <w:style w:type="paragraph" w:customStyle="1" w:styleId="30F006A0203546EB93A4AA91E1CB25D3">
    <w:name w:val="30F006A0203546EB93A4AA91E1CB25D3"/>
    <w:rsid w:val="00D92364"/>
  </w:style>
  <w:style w:type="paragraph" w:customStyle="1" w:styleId="24C0F2BA87D14D1A85B6117242765491">
    <w:name w:val="24C0F2BA87D14D1A85B6117242765491"/>
    <w:rsid w:val="00D92364"/>
  </w:style>
  <w:style w:type="paragraph" w:customStyle="1" w:styleId="CA6CD979B0914835AF0DA115D11B6C36">
    <w:name w:val="CA6CD979B0914835AF0DA115D11B6C36"/>
    <w:rsid w:val="00D92364"/>
  </w:style>
  <w:style w:type="paragraph" w:customStyle="1" w:styleId="04011DA10D824AF4891DDB3F54EDD0A7">
    <w:name w:val="04011DA10D824AF4891DDB3F54EDD0A7"/>
    <w:rsid w:val="00D92364"/>
  </w:style>
  <w:style w:type="paragraph" w:customStyle="1" w:styleId="4B5B07B0E0F24E4CA4628BAE9EC79683">
    <w:name w:val="4B5B07B0E0F24E4CA4628BAE9EC79683"/>
    <w:rsid w:val="00D92364"/>
  </w:style>
  <w:style w:type="paragraph" w:customStyle="1" w:styleId="C2FACA421218403EB929A42ABFC5588B">
    <w:name w:val="C2FACA421218403EB929A42ABFC5588B"/>
    <w:rsid w:val="00D92364"/>
  </w:style>
  <w:style w:type="paragraph" w:customStyle="1" w:styleId="BBAF5FFA88B7425E8A05727D000C27B1">
    <w:name w:val="BBAF5FFA88B7425E8A05727D000C27B1"/>
    <w:rsid w:val="00D92364"/>
  </w:style>
  <w:style w:type="paragraph" w:customStyle="1" w:styleId="5AEA744A868A474D8EE1D09BB3D4E759">
    <w:name w:val="5AEA744A868A474D8EE1D09BB3D4E759"/>
    <w:rsid w:val="00D92364"/>
  </w:style>
  <w:style w:type="paragraph" w:customStyle="1" w:styleId="521C55AAF3AA46F29487ECF54C708C98">
    <w:name w:val="521C55AAF3AA46F29487ECF54C708C98"/>
    <w:rsid w:val="00D92364"/>
  </w:style>
  <w:style w:type="paragraph" w:customStyle="1" w:styleId="9B2F1694D27848E49CD252A84D7F0E32">
    <w:name w:val="9B2F1694D27848E49CD252A84D7F0E32"/>
    <w:rsid w:val="00D92364"/>
  </w:style>
  <w:style w:type="paragraph" w:customStyle="1" w:styleId="34301B4D7C5E4CDC8B865E4DF9918356">
    <w:name w:val="34301B4D7C5E4CDC8B865E4DF9918356"/>
    <w:rsid w:val="00D92364"/>
  </w:style>
  <w:style w:type="paragraph" w:customStyle="1" w:styleId="020F04C4E5FB4809AA0308EB30DBD4E7">
    <w:name w:val="020F04C4E5FB4809AA0308EB30DBD4E7"/>
    <w:rsid w:val="00D92364"/>
  </w:style>
  <w:style w:type="paragraph" w:customStyle="1" w:styleId="B9BC4A205FDB4C98957F0DE9E61658FF">
    <w:name w:val="B9BC4A205FDB4C98957F0DE9E61658FF"/>
    <w:rsid w:val="00D92364"/>
  </w:style>
  <w:style w:type="paragraph" w:customStyle="1" w:styleId="03D35380E8584BA683E0711F5D66F9A7">
    <w:name w:val="03D35380E8584BA683E0711F5D66F9A7"/>
    <w:rsid w:val="00D92364"/>
  </w:style>
  <w:style w:type="paragraph" w:customStyle="1" w:styleId="7F7ABDBA5C3C40C5AB78F3BF68195416">
    <w:name w:val="7F7ABDBA5C3C40C5AB78F3BF68195416"/>
    <w:rsid w:val="00D92364"/>
  </w:style>
  <w:style w:type="paragraph" w:customStyle="1" w:styleId="BA495A57D85C41AFB8AAC512DBAA6EE0">
    <w:name w:val="BA495A57D85C41AFB8AAC512DBAA6EE0"/>
    <w:rsid w:val="00D92364"/>
  </w:style>
  <w:style w:type="paragraph" w:customStyle="1" w:styleId="9C6F93F5BB8148C3B836FF3F22BCD592">
    <w:name w:val="9C6F93F5BB8148C3B836FF3F22BCD592"/>
    <w:rsid w:val="00D92364"/>
  </w:style>
  <w:style w:type="paragraph" w:customStyle="1" w:styleId="DA5E45A21C2F4384B95138A199A7A0DF">
    <w:name w:val="DA5E45A21C2F4384B95138A199A7A0DF"/>
    <w:rsid w:val="00D92364"/>
  </w:style>
  <w:style w:type="paragraph" w:customStyle="1" w:styleId="6E6A576F036045B08AAF1864FCAEF2CA">
    <w:name w:val="6E6A576F036045B08AAF1864FCAEF2CA"/>
    <w:rsid w:val="00D92364"/>
  </w:style>
  <w:style w:type="paragraph" w:customStyle="1" w:styleId="00BA649AC676462CB8B7A42A9B16A2C4">
    <w:name w:val="00BA649AC676462CB8B7A42A9B16A2C4"/>
    <w:rsid w:val="00D92364"/>
  </w:style>
  <w:style w:type="paragraph" w:customStyle="1" w:styleId="BBE25C1717D34BDF9A96845D00C43FE5">
    <w:name w:val="BBE25C1717D34BDF9A96845D00C43FE5"/>
    <w:rsid w:val="00D92364"/>
  </w:style>
  <w:style w:type="paragraph" w:customStyle="1" w:styleId="04C781C044CA4731AE968026CA403278">
    <w:name w:val="04C781C044CA4731AE968026CA403278"/>
    <w:rsid w:val="00D92364"/>
  </w:style>
  <w:style w:type="paragraph" w:customStyle="1" w:styleId="4E07F5B00A844B0AA02F33C4B7BBAB16">
    <w:name w:val="4E07F5B00A844B0AA02F33C4B7BBAB16"/>
    <w:rsid w:val="00D92364"/>
  </w:style>
  <w:style w:type="paragraph" w:customStyle="1" w:styleId="1A918F4D04CA4D74B6DC0B35CBFE95BB">
    <w:name w:val="1A918F4D04CA4D74B6DC0B35CBFE95BB"/>
    <w:rsid w:val="00D92364"/>
  </w:style>
  <w:style w:type="paragraph" w:customStyle="1" w:styleId="D660B53ED3384BD08A59B4309F7730FB">
    <w:name w:val="D660B53ED3384BD08A59B4309F7730FB"/>
    <w:rsid w:val="00D92364"/>
  </w:style>
  <w:style w:type="paragraph" w:customStyle="1" w:styleId="96DEB6E9B8904C5B81C710158D69A738">
    <w:name w:val="96DEB6E9B8904C5B81C710158D69A738"/>
    <w:rsid w:val="00D92364"/>
  </w:style>
  <w:style w:type="paragraph" w:customStyle="1" w:styleId="3E0A12D66F8E41A2A571964EAE5D08C1">
    <w:name w:val="3E0A12D66F8E41A2A571964EAE5D08C1"/>
    <w:rsid w:val="00D92364"/>
  </w:style>
  <w:style w:type="paragraph" w:customStyle="1" w:styleId="3392E5500E234A3088E0BE6B31EDA044">
    <w:name w:val="3392E5500E234A3088E0BE6B31EDA044"/>
    <w:rsid w:val="00D92364"/>
  </w:style>
  <w:style w:type="paragraph" w:customStyle="1" w:styleId="BD000C384C084075AC507C9E1E2ACE8B">
    <w:name w:val="BD000C384C084075AC507C9E1E2ACE8B"/>
    <w:rsid w:val="00D92364"/>
  </w:style>
  <w:style w:type="paragraph" w:customStyle="1" w:styleId="2FA05DD1530E441AAA58EB279F7B6E71">
    <w:name w:val="2FA05DD1530E441AAA58EB279F7B6E71"/>
    <w:rsid w:val="00D92364"/>
  </w:style>
  <w:style w:type="paragraph" w:customStyle="1" w:styleId="083889EFB68443F3B0BBCF9AC73076D6">
    <w:name w:val="083889EFB68443F3B0BBCF9AC73076D6"/>
    <w:rsid w:val="00D92364"/>
  </w:style>
  <w:style w:type="paragraph" w:customStyle="1" w:styleId="75E1795EB7D147B9BE8D4F5C56293C09">
    <w:name w:val="75E1795EB7D147B9BE8D4F5C56293C09"/>
    <w:rsid w:val="00D92364"/>
  </w:style>
  <w:style w:type="paragraph" w:customStyle="1" w:styleId="869B755E0FE54BE49B1984498921F110">
    <w:name w:val="869B755E0FE54BE49B1984498921F110"/>
    <w:rsid w:val="00D92364"/>
  </w:style>
  <w:style w:type="paragraph" w:customStyle="1" w:styleId="8CE6E339EBDF485DBB3E11CA3325A3BC">
    <w:name w:val="8CE6E339EBDF485DBB3E11CA3325A3BC"/>
    <w:rsid w:val="00D92364"/>
  </w:style>
  <w:style w:type="paragraph" w:customStyle="1" w:styleId="1813B19D216244B5B64343AA8982DCD6">
    <w:name w:val="1813B19D216244B5B64343AA8982DCD6"/>
    <w:rsid w:val="00D92364"/>
  </w:style>
  <w:style w:type="paragraph" w:customStyle="1" w:styleId="5F96F76480144E30BC49FB7CCC7E271B">
    <w:name w:val="5F96F76480144E30BC49FB7CCC7E271B"/>
    <w:rsid w:val="00D92364"/>
  </w:style>
  <w:style w:type="paragraph" w:customStyle="1" w:styleId="091D02C28099409D9E629F53798299CB">
    <w:name w:val="091D02C28099409D9E629F53798299CB"/>
    <w:rsid w:val="00D92364"/>
  </w:style>
  <w:style w:type="paragraph" w:customStyle="1" w:styleId="600C533021184AC3BB4275D7CCD6A5CC">
    <w:name w:val="600C533021184AC3BB4275D7CCD6A5CC"/>
    <w:rsid w:val="00D92364"/>
  </w:style>
  <w:style w:type="paragraph" w:customStyle="1" w:styleId="4B1B56BA5C2F4D6B9A1CA1BA2EC624BD">
    <w:name w:val="4B1B56BA5C2F4D6B9A1CA1BA2EC624BD"/>
    <w:rsid w:val="00D92364"/>
  </w:style>
  <w:style w:type="paragraph" w:customStyle="1" w:styleId="1EC3449C00474E1DB4A0A36EF7DE60A6">
    <w:name w:val="1EC3449C00474E1DB4A0A36EF7DE60A6"/>
    <w:rsid w:val="00D92364"/>
  </w:style>
  <w:style w:type="paragraph" w:customStyle="1" w:styleId="62AD3ADE114248C0B005D444A39650D5">
    <w:name w:val="62AD3ADE114248C0B005D444A39650D5"/>
    <w:rsid w:val="00D92364"/>
  </w:style>
  <w:style w:type="paragraph" w:customStyle="1" w:styleId="DD84136FAB384333B96B4958A12D2D57">
    <w:name w:val="DD84136FAB384333B96B4958A12D2D57"/>
    <w:rsid w:val="00D92364"/>
  </w:style>
  <w:style w:type="paragraph" w:customStyle="1" w:styleId="B596238ED9F245F69F4A3922C1557BFB">
    <w:name w:val="B596238ED9F245F69F4A3922C1557BFB"/>
    <w:rsid w:val="00D92364"/>
  </w:style>
  <w:style w:type="paragraph" w:customStyle="1" w:styleId="E6A4637DE87E46D4914A90DEB692785B">
    <w:name w:val="E6A4637DE87E46D4914A90DEB692785B"/>
    <w:rsid w:val="00D92364"/>
  </w:style>
  <w:style w:type="paragraph" w:customStyle="1" w:styleId="AA9D0678A21345C794AEEAD99CEAB1BF">
    <w:name w:val="AA9D0678A21345C794AEEAD99CEAB1BF"/>
    <w:rsid w:val="00D92364"/>
  </w:style>
  <w:style w:type="paragraph" w:customStyle="1" w:styleId="96D7DC01DCBF40FB8C4666445AA10FD7">
    <w:name w:val="96D7DC01DCBF40FB8C4666445AA10FD7"/>
    <w:rsid w:val="00D92364"/>
  </w:style>
  <w:style w:type="paragraph" w:customStyle="1" w:styleId="30EC5342D04742F1A6EF6AE752D84903">
    <w:name w:val="30EC5342D04742F1A6EF6AE752D84903"/>
    <w:rsid w:val="00D92364"/>
  </w:style>
  <w:style w:type="paragraph" w:customStyle="1" w:styleId="5C1A9577A8E94C2D8FD621332A1B1A1A">
    <w:name w:val="5C1A9577A8E94C2D8FD621332A1B1A1A"/>
    <w:rsid w:val="00D92364"/>
  </w:style>
  <w:style w:type="paragraph" w:customStyle="1" w:styleId="94333DE86A0349A0A0EA46521400FC94">
    <w:name w:val="94333DE86A0349A0A0EA46521400FC94"/>
    <w:rsid w:val="00D92364"/>
  </w:style>
  <w:style w:type="paragraph" w:customStyle="1" w:styleId="CAAA3369C0C346FFACED97BA8BDF72F8">
    <w:name w:val="CAAA3369C0C346FFACED97BA8BDF72F8"/>
    <w:rsid w:val="00D92364"/>
  </w:style>
  <w:style w:type="paragraph" w:customStyle="1" w:styleId="A680659F7076410186DCE976BF32941E">
    <w:name w:val="A680659F7076410186DCE976BF32941E"/>
    <w:rsid w:val="00D92364"/>
  </w:style>
  <w:style w:type="paragraph" w:customStyle="1" w:styleId="7E34D34087F94863B4DAD2FCB46D6EE5">
    <w:name w:val="7E34D34087F94863B4DAD2FCB46D6EE5"/>
    <w:rsid w:val="00D92364"/>
  </w:style>
  <w:style w:type="paragraph" w:customStyle="1" w:styleId="7B357BA5BA3F4831B3C7A80CDC4F4C12">
    <w:name w:val="7B357BA5BA3F4831B3C7A80CDC4F4C12"/>
    <w:rsid w:val="00D92364"/>
  </w:style>
  <w:style w:type="paragraph" w:customStyle="1" w:styleId="626F5F09909F45C289D9E82F0C917F32">
    <w:name w:val="626F5F09909F45C289D9E82F0C917F32"/>
    <w:rsid w:val="00D92364"/>
  </w:style>
  <w:style w:type="paragraph" w:customStyle="1" w:styleId="3D79BF0C9C48447CAB8146E845F0FCB2">
    <w:name w:val="3D79BF0C9C48447CAB8146E845F0FCB2"/>
    <w:rsid w:val="00D92364"/>
  </w:style>
  <w:style w:type="paragraph" w:customStyle="1" w:styleId="61DEECA5E83C417287E17E0B4820A147">
    <w:name w:val="61DEECA5E83C417287E17E0B4820A147"/>
    <w:rsid w:val="00D92364"/>
  </w:style>
  <w:style w:type="paragraph" w:customStyle="1" w:styleId="517A45ABAD1748758A2E2BCAB7D18240">
    <w:name w:val="517A45ABAD1748758A2E2BCAB7D18240"/>
    <w:rsid w:val="00D92364"/>
  </w:style>
  <w:style w:type="paragraph" w:customStyle="1" w:styleId="BEA23ECD544C487F95EC32DB991118B7">
    <w:name w:val="BEA23ECD544C487F95EC32DB991118B7"/>
    <w:rsid w:val="00D92364"/>
  </w:style>
  <w:style w:type="paragraph" w:customStyle="1" w:styleId="6779E874B12A472FBA01FC10E4318632">
    <w:name w:val="6779E874B12A472FBA01FC10E4318632"/>
    <w:rsid w:val="00D92364"/>
  </w:style>
  <w:style w:type="paragraph" w:customStyle="1" w:styleId="B397FBBAC651420A834860FBAA121416">
    <w:name w:val="B397FBBAC651420A834860FBAA121416"/>
    <w:rsid w:val="00D92364"/>
  </w:style>
  <w:style w:type="paragraph" w:customStyle="1" w:styleId="4302BB02ED7148F18DD130E2DBD29AA7">
    <w:name w:val="4302BB02ED7148F18DD130E2DBD29AA7"/>
    <w:rsid w:val="00D92364"/>
  </w:style>
  <w:style w:type="paragraph" w:customStyle="1" w:styleId="D8EB18D3E67A462DB91D494ADC05CA71">
    <w:name w:val="D8EB18D3E67A462DB91D494ADC05CA71"/>
    <w:rsid w:val="00D92364"/>
  </w:style>
  <w:style w:type="paragraph" w:customStyle="1" w:styleId="F2E7DF8E0EA84A009799F98E77E1C02D">
    <w:name w:val="F2E7DF8E0EA84A009799F98E77E1C02D"/>
    <w:rsid w:val="00D92364"/>
  </w:style>
  <w:style w:type="paragraph" w:customStyle="1" w:styleId="753C1BA6560C47138D6FA024C54D115A">
    <w:name w:val="753C1BA6560C47138D6FA024C54D115A"/>
    <w:rsid w:val="00D92364"/>
  </w:style>
  <w:style w:type="paragraph" w:customStyle="1" w:styleId="9113DEC4BCF746FAACC6BFA8E751F1FF">
    <w:name w:val="9113DEC4BCF746FAACC6BFA8E751F1FF"/>
    <w:rsid w:val="00D92364"/>
  </w:style>
  <w:style w:type="paragraph" w:customStyle="1" w:styleId="95F2285275D240379B3BB49B87E9E65D">
    <w:name w:val="95F2285275D240379B3BB49B87E9E65D"/>
    <w:rsid w:val="00D92364"/>
  </w:style>
  <w:style w:type="paragraph" w:customStyle="1" w:styleId="7AA472B30BED4F448D942CA6D295D855">
    <w:name w:val="7AA472B30BED4F448D942CA6D295D855"/>
    <w:rsid w:val="00D92364"/>
  </w:style>
  <w:style w:type="paragraph" w:customStyle="1" w:styleId="929CF950ED8045AAAD702DFEE3C7E20D">
    <w:name w:val="929CF950ED8045AAAD702DFEE3C7E20D"/>
    <w:rsid w:val="00D92364"/>
  </w:style>
  <w:style w:type="paragraph" w:customStyle="1" w:styleId="7A2CF6CD1B8C465187862BB325A308C9">
    <w:name w:val="7A2CF6CD1B8C465187862BB325A308C9"/>
    <w:rsid w:val="00D92364"/>
  </w:style>
  <w:style w:type="paragraph" w:customStyle="1" w:styleId="5DAA203471B048489F123D89C197A7AC">
    <w:name w:val="5DAA203471B048489F123D89C197A7AC"/>
    <w:rsid w:val="00D92364"/>
  </w:style>
  <w:style w:type="paragraph" w:customStyle="1" w:styleId="7CCEFB2222B5471B9834F2D43A09F023">
    <w:name w:val="7CCEFB2222B5471B9834F2D43A09F023"/>
    <w:rsid w:val="00D92364"/>
  </w:style>
  <w:style w:type="paragraph" w:customStyle="1" w:styleId="9F509151086145539FAC59EBD112D3F3">
    <w:name w:val="9F509151086145539FAC59EBD112D3F3"/>
    <w:rsid w:val="00D92364"/>
  </w:style>
  <w:style w:type="paragraph" w:customStyle="1" w:styleId="0C159AC9C5CA417C8E5758FC41066D15">
    <w:name w:val="0C159AC9C5CA417C8E5758FC41066D15"/>
    <w:rsid w:val="00D92364"/>
  </w:style>
  <w:style w:type="paragraph" w:customStyle="1" w:styleId="A74DBB1F309C4E1F8069AE29114AF0DB">
    <w:name w:val="A74DBB1F309C4E1F8069AE29114AF0DB"/>
    <w:rsid w:val="00D92364"/>
  </w:style>
  <w:style w:type="paragraph" w:customStyle="1" w:styleId="5A10D691B1BB47198A3CE6885D32AB4A">
    <w:name w:val="5A10D691B1BB47198A3CE6885D32AB4A"/>
    <w:rsid w:val="00D92364"/>
  </w:style>
  <w:style w:type="paragraph" w:customStyle="1" w:styleId="4ECC84DD03854A1B8FAF863AD9D642BB">
    <w:name w:val="4ECC84DD03854A1B8FAF863AD9D642BB"/>
    <w:rsid w:val="00D92364"/>
  </w:style>
  <w:style w:type="paragraph" w:customStyle="1" w:styleId="7F69FE07A1394FF0BD2F6B015CE06853">
    <w:name w:val="7F69FE07A1394FF0BD2F6B015CE06853"/>
    <w:rsid w:val="00D92364"/>
  </w:style>
  <w:style w:type="paragraph" w:customStyle="1" w:styleId="6587884101414E38AF3F44F336A75E0C">
    <w:name w:val="6587884101414E38AF3F44F336A75E0C"/>
    <w:rsid w:val="00D92364"/>
  </w:style>
  <w:style w:type="paragraph" w:customStyle="1" w:styleId="63E5621D611648029B6A60602D3A9506">
    <w:name w:val="63E5621D611648029B6A60602D3A9506"/>
    <w:rsid w:val="00D92364"/>
  </w:style>
  <w:style w:type="paragraph" w:customStyle="1" w:styleId="F78E5DD0E86746FFBB87882B6E87DDF6">
    <w:name w:val="F78E5DD0E86746FFBB87882B6E87DDF6"/>
    <w:rsid w:val="00D92364"/>
  </w:style>
  <w:style w:type="paragraph" w:customStyle="1" w:styleId="EFD99A2F1CFC43B6B4CE35779666BC90">
    <w:name w:val="EFD99A2F1CFC43B6B4CE35779666BC90"/>
    <w:rsid w:val="00D92364"/>
  </w:style>
  <w:style w:type="paragraph" w:customStyle="1" w:styleId="C770ED7A89C94F4CAFB4DC3C9914D9BA">
    <w:name w:val="C770ED7A89C94F4CAFB4DC3C9914D9BA"/>
    <w:rsid w:val="00D92364"/>
  </w:style>
  <w:style w:type="paragraph" w:customStyle="1" w:styleId="03F366CF68FF478AB9CFB95A776ACFBD">
    <w:name w:val="03F366CF68FF478AB9CFB95A776ACFBD"/>
    <w:rsid w:val="00D92364"/>
  </w:style>
  <w:style w:type="paragraph" w:customStyle="1" w:styleId="C2945EE42CA94FC58BD821E223D3277C">
    <w:name w:val="C2945EE42CA94FC58BD821E223D3277C"/>
    <w:rsid w:val="00D92364"/>
  </w:style>
  <w:style w:type="paragraph" w:customStyle="1" w:styleId="2A665A4AFB114984B167B65CF023F2F1">
    <w:name w:val="2A665A4AFB114984B167B65CF023F2F1"/>
    <w:rsid w:val="00D92364"/>
  </w:style>
  <w:style w:type="paragraph" w:customStyle="1" w:styleId="BF99246196EB48978DFAF59D6F90FBC7">
    <w:name w:val="BF99246196EB48978DFAF59D6F90FBC7"/>
    <w:rsid w:val="00D92364"/>
  </w:style>
  <w:style w:type="paragraph" w:customStyle="1" w:styleId="96AEB1BF2E714A51BBC690C055D0BF62">
    <w:name w:val="96AEB1BF2E714A51BBC690C055D0BF62"/>
    <w:rsid w:val="00D92364"/>
  </w:style>
  <w:style w:type="paragraph" w:customStyle="1" w:styleId="E5C0C63C602E48A8AAE8165B2EC977F5">
    <w:name w:val="E5C0C63C602E48A8AAE8165B2EC977F5"/>
    <w:rsid w:val="00D92364"/>
  </w:style>
  <w:style w:type="paragraph" w:customStyle="1" w:styleId="A57B710E5414492D9A635C409DE5C491">
    <w:name w:val="A57B710E5414492D9A635C409DE5C491"/>
    <w:rsid w:val="00D92364"/>
  </w:style>
  <w:style w:type="paragraph" w:customStyle="1" w:styleId="49A0BE2B0DC14D538B90165728094720">
    <w:name w:val="49A0BE2B0DC14D538B90165728094720"/>
    <w:rsid w:val="00D92364"/>
  </w:style>
  <w:style w:type="paragraph" w:customStyle="1" w:styleId="F4182FB011EF48BEAD642FC1AF0A0AC6">
    <w:name w:val="F4182FB011EF48BEAD642FC1AF0A0AC6"/>
    <w:rsid w:val="00D92364"/>
  </w:style>
  <w:style w:type="paragraph" w:customStyle="1" w:styleId="BEFEACDB28DC44DE84FA5414641A0120">
    <w:name w:val="BEFEACDB28DC44DE84FA5414641A0120"/>
    <w:rsid w:val="00D92364"/>
  </w:style>
  <w:style w:type="paragraph" w:customStyle="1" w:styleId="A09511BA47124D52A6A32440D31C229B">
    <w:name w:val="A09511BA47124D52A6A32440D31C229B"/>
    <w:rsid w:val="00D92364"/>
  </w:style>
  <w:style w:type="paragraph" w:customStyle="1" w:styleId="A1283610A7604DE283ADAD8A5D82CB6D">
    <w:name w:val="A1283610A7604DE283ADAD8A5D82CB6D"/>
    <w:rsid w:val="00D92364"/>
  </w:style>
  <w:style w:type="paragraph" w:customStyle="1" w:styleId="8D5D907417414757AA70D30BD2513C53">
    <w:name w:val="8D5D907417414757AA70D30BD2513C53"/>
    <w:rsid w:val="00D92364"/>
  </w:style>
  <w:style w:type="paragraph" w:customStyle="1" w:styleId="C6C04797B2CB4E68AEC6DEAD04F8E0DD">
    <w:name w:val="C6C04797B2CB4E68AEC6DEAD04F8E0DD"/>
    <w:rsid w:val="00D92364"/>
  </w:style>
  <w:style w:type="paragraph" w:customStyle="1" w:styleId="B89936002A314BB28F42AAEC3682C3CE">
    <w:name w:val="B89936002A314BB28F42AAEC3682C3CE"/>
    <w:rsid w:val="00D92364"/>
  </w:style>
  <w:style w:type="paragraph" w:customStyle="1" w:styleId="129A6ADBECF94DBB8D17097414E16207">
    <w:name w:val="129A6ADBECF94DBB8D17097414E16207"/>
    <w:rsid w:val="00D92364"/>
  </w:style>
  <w:style w:type="paragraph" w:customStyle="1" w:styleId="9AA590EF9CB4406386F9B51F13C2C960">
    <w:name w:val="9AA590EF9CB4406386F9B51F13C2C960"/>
    <w:rsid w:val="00D92364"/>
  </w:style>
  <w:style w:type="paragraph" w:customStyle="1" w:styleId="B3934BC55AEC49C488BBD3F58992E523">
    <w:name w:val="B3934BC55AEC49C488BBD3F58992E523"/>
    <w:rsid w:val="00D92364"/>
  </w:style>
  <w:style w:type="paragraph" w:customStyle="1" w:styleId="CF9A784361714B3BA6F400389EC42263">
    <w:name w:val="CF9A784361714B3BA6F400389EC42263"/>
    <w:rsid w:val="00D92364"/>
  </w:style>
  <w:style w:type="paragraph" w:customStyle="1" w:styleId="809F7D8254044D4F82A7073B7D371498">
    <w:name w:val="809F7D8254044D4F82A7073B7D371498"/>
    <w:rsid w:val="00D92364"/>
  </w:style>
  <w:style w:type="paragraph" w:customStyle="1" w:styleId="CAC8A4672C8548568B80CAF37D81F334">
    <w:name w:val="CAC8A4672C8548568B80CAF37D81F334"/>
    <w:rsid w:val="00D92364"/>
  </w:style>
  <w:style w:type="paragraph" w:customStyle="1" w:styleId="DFF194B112554A9FA4B3227733AD789D">
    <w:name w:val="DFF194B112554A9FA4B3227733AD789D"/>
    <w:rsid w:val="00D92364"/>
  </w:style>
  <w:style w:type="paragraph" w:customStyle="1" w:styleId="B567CE156D744F7894E503DD57FF2E3F">
    <w:name w:val="B567CE156D744F7894E503DD57FF2E3F"/>
    <w:rsid w:val="00D92364"/>
  </w:style>
  <w:style w:type="paragraph" w:customStyle="1" w:styleId="CD5C3AE9C6174F2CB1AA46047A60A970">
    <w:name w:val="CD5C3AE9C6174F2CB1AA46047A60A970"/>
    <w:rsid w:val="00D92364"/>
  </w:style>
  <w:style w:type="paragraph" w:customStyle="1" w:styleId="B7D756A79B504182917907AF33F5517C">
    <w:name w:val="B7D756A79B504182917907AF33F5517C"/>
    <w:rsid w:val="00D92364"/>
  </w:style>
  <w:style w:type="paragraph" w:customStyle="1" w:styleId="0A8AF7F94BA44203B46E5B4378E89B83">
    <w:name w:val="0A8AF7F94BA44203B46E5B4378E89B83"/>
    <w:rsid w:val="00D92364"/>
  </w:style>
  <w:style w:type="paragraph" w:customStyle="1" w:styleId="35D6BA01CFCA4F3080023D76BCBF5F00">
    <w:name w:val="35D6BA01CFCA4F3080023D76BCBF5F00"/>
    <w:rsid w:val="00D92364"/>
  </w:style>
  <w:style w:type="paragraph" w:customStyle="1" w:styleId="CC2FE0F17C984246A55BF180FD1D0DB7">
    <w:name w:val="CC2FE0F17C984246A55BF180FD1D0DB7"/>
    <w:rsid w:val="00D92364"/>
  </w:style>
  <w:style w:type="paragraph" w:customStyle="1" w:styleId="CCD1C32FC1194879A6FC7E84D57B47D2">
    <w:name w:val="CCD1C32FC1194879A6FC7E84D57B47D2"/>
    <w:rsid w:val="00D92364"/>
  </w:style>
  <w:style w:type="paragraph" w:customStyle="1" w:styleId="F6C8B9C6DF564E28B204F51D7A211F17">
    <w:name w:val="F6C8B9C6DF564E28B204F51D7A211F17"/>
    <w:rsid w:val="00D92364"/>
  </w:style>
  <w:style w:type="paragraph" w:customStyle="1" w:styleId="BA202772CDB64528B983C5B6547AD3CA">
    <w:name w:val="BA202772CDB64528B983C5B6547AD3CA"/>
    <w:rsid w:val="00D92364"/>
  </w:style>
  <w:style w:type="paragraph" w:customStyle="1" w:styleId="58C9A0D28E954B269BFC13E04882DE6A">
    <w:name w:val="58C9A0D28E954B269BFC13E04882DE6A"/>
    <w:rsid w:val="00D92364"/>
  </w:style>
  <w:style w:type="paragraph" w:customStyle="1" w:styleId="82D89DFD4BF9419484F37C3E2E2D53F3">
    <w:name w:val="82D89DFD4BF9419484F37C3E2E2D53F3"/>
    <w:rsid w:val="00D92364"/>
  </w:style>
  <w:style w:type="paragraph" w:customStyle="1" w:styleId="41EF531ACE0D4307834F9D1C166564B8">
    <w:name w:val="41EF531ACE0D4307834F9D1C166564B8"/>
    <w:rsid w:val="00D92364"/>
  </w:style>
  <w:style w:type="paragraph" w:customStyle="1" w:styleId="881243210D7141918F585A15BDEDF29E">
    <w:name w:val="881243210D7141918F585A15BDEDF29E"/>
    <w:rsid w:val="00D92364"/>
  </w:style>
  <w:style w:type="paragraph" w:customStyle="1" w:styleId="7F722E1D55614AD8BCB80D6AAAB76C10">
    <w:name w:val="7F722E1D55614AD8BCB80D6AAAB76C10"/>
    <w:rsid w:val="00D92364"/>
  </w:style>
  <w:style w:type="paragraph" w:customStyle="1" w:styleId="F6A2BB7DAF764C4CB5186031308142F3">
    <w:name w:val="F6A2BB7DAF764C4CB5186031308142F3"/>
    <w:rsid w:val="00D92364"/>
  </w:style>
  <w:style w:type="paragraph" w:customStyle="1" w:styleId="9FE30CDBB84A4954B1079D267DBB7132">
    <w:name w:val="9FE30CDBB84A4954B1079D267DBB7132"/>
    <w:rsid w:val="00D92364"/>
  </w:style>
  <w:style w:type="paragraph" w:customStyle="1" w:styleId="804374808A744B4ABD42BE132D9EE639">
    <w:name w:val="804374808A744B4ABD42BE132D9EE639"/>
    <w:rsid w:val="00D92364"/>
  </w:style>
  <w:style w:type="paragraph" w:customStyle="1" w:styleId="C05865C5D664457CB94DD49C82439342">
    <w:name w:val="C05865C5D664457CB94DD49C82439342"/>
    <w:rsid w:val="00D92364"/>
  </w:style>
  <w:style w:type="paragraph" w:customStyle="1" w:styleId="32F70D24E8E64877A8520975C749C418">
    <w:name w:val="32F70D24E8E64877A8520975C749C418"/>
    <w:rsid w:val="00D92364"/>
  </w:style>
  <w:style w:type="paragraph" w:customStyle="1" w:styleId="3AC914EDF10B47FDB2754A8B0764AC51">
    <w:name w:val="3AC914EDF10B47FDB2754A8B0764AC51"/>
    <w:rsid w:val="00D92364"/>
  </w:style>
  <w:style w:type="paragraph" w:customStyle="1" w:styleId="01FE0CE7E0254FE59ACF679A483C158D">
    <w:name w:val="01FE0CE7E0254FE59ACF679A483C158D"/>
    <w:rsid w:val="00D92364"/>
  </w:style>
  <w:style w:type="paragraph" w:customStyle="1" w:styleId="9ACEA92C6DA74A3286C44D6CEA3B2029">
    <w:name w:val="9ACEA92C6DA74A3286C44D6CEA3B2029"/>
    <w:rsid w:val="00D92364"/>
  </w:style>
  <w:style w:type="paragraph" w:customStyle="1" w:styleId="DB8071905F004AB99CB7D99A17AFC261">
    <w:name w:val="DB8071905F004AB99CB7D99A17AFC261"/>
    <w:rsid w:val="00D92364"/>
  </w:style>
  <w:style w:type="paragraph" w:customStyle="1" w:styleId="C7CC246F3E3A432F949344EFFDB93B32">
    <w:name w:val="C7CC246F3E3A432F949344EFFDB93B32"/>
    <w:rsid w:val="00D92364"/>
  </w:style>
  <w:style w:type="paragraph" w:customStyle="1" w:styleId="2751A2E002FB43188E60508F2539E5AF">
    <w:name w:val="2751A2E002FB43188E60508F2539E5AF"/>
    <w:rsid w:val="00D92364"/>
  </w:style>
  <w:style w:type="paragraph" w:customStyle="1" w:styleId="00B325AF17ED434BB6916979EA3B7FA6">
    <w:name w:val="00B325AF17ED434BB6916979EA3B7FA6"/>
    <w:rsid w:val="00D92364"/>
  </w:style>
  <w:style w:type="paragraph" w:customStyle="1" w:styleId="7A81EFD110634BD4A31EE55528677B8A">
    <w:name w:val="7A81EFD110634BD4A31EE55528677B8A"/>
    <w:rsid w:val="00D92364"/>
  </w:style>
  <w:style w:type="paragraph" w:customStyle="1" w:styleId="5E2C753FF552444EAF0139C1400AB2E9">
    <w:name w:val="5E2C753FF552444EAF0139C1400AB2E9"/>
    <w:rsid w:val="00D92364"/>
  </w:style>
  <w:style w:type="paragraph" w:customStyle="1" w:styleId="31534779D5DF464B85607AAC2B4078FA">
    <w:name w:val="31534779D5DF464B85607AAC2B4078FA"/>
    <w:rsid w:val="00D92364"/>
  </w:style>
  <w:style w:type="paragraph" w:customStyle="1" w:styleId="3C054A9C3A604CDE867220AD7DE3D6F9">
    <w:name w:val="3C054A9C3A604CDE867220AD7DE3D6F9"/>
    <w:rsid w:val="00D92364"/>
  </w:style>
  <w:style w:type="paragraph" w:customStyle="1" w:styleId="CF6F86FEAF12426AA4DF17D731E32B5B">
    <w:name w:val="CF6F86FEAF12426AA4DF17D731E32B5B"/>
    <w:rsid w:val="00D92364"/>
  </w:style>
  <w:style w:type="paragraph" w:customStyle="1" w:styleId="20F5B5A25D564796A25E3D7A099DF3E8">
    <w:name w:val="20F5B5A25D564796A25E3D7A099DF3E8"/>
    <w:rsid w:val="00D92364"/>
  </w:style>
  <w:style w:type="paragraph" w:customStyle="1" w:styleId="75FEA507FA9F432F891CA2618B86EF2F">
    <w:name w:val="75FEA507FA9F432F891CA2618B86EF2F"/>
    <w:rsid w:val="00D92364"/>
  </w:style>
  <w:style w:type="paragraph" w:customStyle="1" w:styleId="02A1A08134754EE0B69F8EFA5CA34EAA">
    <w:name w:val="02A1A08134754EE0B69F8EFA5CA34EAA"/>
    <w:rsid w:val="00D92364"/>
  </w:style>
  <w:style w:type="paragraph" w:customStyle="1" w:styleId="E6934297A47A442990918AF4F5AF5F66">
    <w:name w:val="E6934297A47A442990918AF4F5AF5F66"/>
    <w:rsid w:val="00D92364"/>
  </w:style>
  <w:style w:type="paragraph" w:customStyle="1" w:styleId="23F78FB4D6FD4FCE8532808C1F6F5111">
    <w:name w:val="23F78FB4D6FD4FCE8532808C1F6F5111"/>
    <w:rsid w:val="00D92364"/>
  </w:style>
  <w:style w:type="paragraph" w:customStyle="1" w:styleId="3EAC583E31EB486F98ACB0BF99C5406F">
    <w:name w:val="3EAC583E31EB486F98ACB0BF99C5406F"/>
    <w:rsid w:val="00D92364"/>
  </w:style>
  <w:style w:type="paragraph" w:customStyle="1" w:styleId="41BE1CC0498D469A884D2B0B26088AFF">
    <w:name w:val="41BE1CC0498D469A884D2B0B26088AFF"/>
    <w:rsid w:val="00D92364"/>
  </w:style>
  <w:style w:type="paragraph" w:customStyle="1" w:styleId="B6D4777EDE7C47CDBE0475E6953A8B6E">
    <w:name w:val="B6D4777EDE7C47CDBE0475E6953A8B6E"/>
    <w:rsid w:val="00D92364"/>
  </w:style>
  <w:style w:type="paragraph" w:customStyle="1" w:styleId="F2439F463EE046CF9F357F62E7AA2BD3">
    <w:name w:val="F2439F463EE046CF9F357F62E7AA2BD3"/>
    <w:rsid w:val="00D92364"/>
  </w:style>
  <w:style w:type="paragraph" w:customStyle="1" w:styleId="251BCB1636244801A3BE62776A58D63B">
    <w:name w:val="251BCB1636244801A3BE62776A58D63B"/>
    <w:rsid w:val="00D92364"/>
  </w:style>
  <w:style w:type="paragraph" w:customStyle="1" w:styleId="F4C0DCFFF55A47BB8907F3A3F1F183FE">
    <w:name w:val="F4C0DCFFF55A47BB8907F3A3F1F183FE"/>
    <w:rsid w:val="00D92364"/>
  </w:style>
  <w:style w:type="paragraph" w:customStyle="1" w:styleId="120A857B82D8405885A21275E8BE3067">
    <w:name w:val="120A857B82D8405885A21275E8BE3067"/>
    <w:rsid w:val="00D92364"/>
  </w:style>
  <w:style w:type="paragraph" w:customStyle="1" w:styleId="0DC714F9CCCD424BAE3AD3A8D7C77BFB">
    <w:name w:val="0DC714F9CCCD424BAE3AD3A8D7C77BFB"/>
    <w:rsid w:val="00D92364"/>
  </w:style>
  <w:style w:type="paragraph" w:customStyle="1" w:styleId="C5CE57269901405D9EA8BF4C4CBEBF7B">
    <w:name w:val="C5CE57269901405D9EA8BF4C4CBEBF7B"/>
    <w:rsid w:val="00D92364"/>
  </w:style>
  <w:style w:type="paragraph" w:customStyle="1" w:styleId="2DA5939BFDCE477B9DA2A087CE738775">
    <w:name w:val="2DA5939BFDCE477B9DA2A087CE738775"/>
    <w:rsid w:val="00D92364"/>
  </w:style>
  <w:style w:type="paragraph" w:customStyle="1" w:styleId="19E69E56077841C38C96D7BBEA4071BF">
    <w:name w:val="19E69E56077841C38C96D7BBEA4071BF"/>
    <w:rsid w:val="00D92364"/>
  </w:style>
  <w:style w:type="paragraph" w:customStyle="1" w:styleId="323FEF121EC84FF899C8CF52452A004F">
    <w:name w:val="323FEF121EC84FF899C8CF52452A004F"/>
    <w:rsid w:val="00D92364"/>
  </w:style>
  <w:style w:type="paragraph" w:customStyle="1" w:styleId="EF7E735C007F4EBFA7CC32B86F348F4E">
    <w:name w:val="EF7E735C007F4EBFA7CC32B86F348F4E"/>
    <w:rsid w:val="00D92364"/>
  </w:style>
  <w:style w:type="paragraph" w:customStyle="1" w:styleId="4059EFF65E3B405582C8998A3DFB2923">
    <w:name w:val="4059EFF65E3B405582C8998A3DFB2923"/>
    <w:rsid w:val="00D92364"/>
  </w:style>
  <w:style w:type="paragraph" w:customStyle="1" w:styleId="48AD34F91A174D318628B180D6A00941">
    <w:name w:val="48AD34F91A174D318628B180D6A00941"/>
    <w:rsid w:val="00D92364"/>
  </w:style>
  <w:style w:type="paragraph" w:customStyle="1" w:styleId="DA8B7D6D52554C4CA79399F6E8E61A0A">
    <w:name w:val="DA8B7D6D52554C4CA79399F6E8E61A0A"/>
    <w:rsid w:val="00D92364"/>
  </w:style>
  <w:style w:type="paragraph" w:customStyle="1" w:styleId="72BF89ECEEDB4294A31AE10F79CA6A57">
    <w:name w:val="72BF89ECEEDB4294A31AE10F79CA6A57"/>
    <w:rsid w:val="00D92364"/>
  </w:style>
  <w:style w:type="paragraph" w:customStyle="1" w:styleId="4D9A261A167D430BAA1E405180B868B9">
    <w:name w:val="4D9A261A167D430BAA1E405180B868B9"/>
    <w:rsid w:val="00D92364"/>
  </w:style>
  <w:style w:type="paragraph" w:customStyle="1" w:styleId="C029AE6581A1484A8CFEB82963EE2470">
    <w:name w:val="C029AE6581A1484A8CFEB82963EE2470"/>
    <w:rsid w:val="00D92364"/>
  </w:style>
  <w:style w:type="paragraph" w:customStyle="1" w:styleId="7136227BAA174350A752024831DA49F6">
    <w:name w:val="7136227BAA174350A752024831DA49F6"/>
    <w:rsid w:val="00D92364"/>
  </w:style>
  <w:style w:type="paragraph" w:customStyle="1" w:styleId="187C7F2907D34F4187B510E1B1663A52">
    <w:name w:val="187C7F2907D34F4187B510E1B1663A52"/>
    <w:rsid w:val="00D92364"/>
  </w:style>
  <w:style w:type="paragraph" w:customStyle="1" w:styleId="1CB2380BCA34411E82DF231964E993B7">
    <w:name w:val="1CB2380BCA34411E82DF231964E993B7"/>
    <w:rsid w:val="00D92364"/>
  </w:style>
  <w:style w:type="paragraph" w:customStyle="1" w:styleId="7F29B636633D462682BC6D3BE9BB6A4B">
    <w:name w:val="7F29B636633D462682BC6D3BE9BB6A4B"/>
    <w:rsid w:val="00B458CF"/>
  </w:style>
  <w:style w:type="paragraph" w:customStyle="1" w:styleId="26732F8E3F0A4EB2AB3F2239C6034E44">
    <w:name w:val="26732F8E3F0A4EB2AB3F2239C6034E44"/>
    <w:rsid w:val="00B458CF"/>
  </w:style>
  <w:style w:type="paragraph" w:customStyle="1" w:styleId="72E43F34F89343BE986605A04B63FBB3">
    <w:name w:val="72E43F34F89343BE986605A04B63FBB3"/>
    <w:rsid w:val="00B458CF"/>
  </w:style>
  <w:style w:type="paragraph" w:customStyle="1" w:styleId="85F70C1949E7490D909BDF688316686D">
    <w:name w:val="85F70C1949E7490D909BDF688316686D"/>
    <w:rsid w:val="00B458CF"/>
  </w:style>
  <w:style w:type="paragraph" w:customStyle="1" w:styleId="79617F05B215443C9B399D446B6C2489">
    <w:name w:val="79617F05B215443C9B399D446B6C2489"/>
    <w:rsid w:val="00B458CF"/>
  </w:style>
  <w:style w:type="paragraph" w:customStyle="1" w:styleId="E2CFAB540D0B4734A3120551A6FD916A">
    <w:name w:val="E2CFAB540D0B4734A3120551A6FD916A"/>
    <w:rsid w:val="00B458CF"/>
  </w:style>
  <w:style w:type="paragraph" w:customStyle="1" w:styleId="FDBA9C747926433FADE52D48019DED68">
    <w:name w:val="FDBA9C747926433FADE52D48019DED68"/>
    <w:rsid w:val="00B458CF"/>
  </w:style>
  <w:style w:type="paragraph" w:customStyle="1" w:styleId="6DD9EEDCC780476CBEA43554DC861822">
    <w:name w:val="6DD9EEDCC780476CBEA43554DC861822"/>
    <w:rsid w:val="00B458CF"/>
  </w:style>
  <w:style w:type="paragraph" w:customStyle="1" w:styleId="EE462420C6B94B0B8DAEF9FE32193859">
    <w:name w:val="EE462420C6B94B0B8DAEF9FE32193859"/>
    <w:rsid w:val="00B458CF"/>
  </w:style>
  <w:style w:type="paragraph" w:customStyle="1" w:styleId="187887FAB1ED4FFB9C6EA4936F5E4F14">
    <w:name w:val="187887FAB1ED4FFB9C6EA4936F5E4F14"/>
    <w:rsid w:val="00B458CF"/>
  </w:style>
  <w:style w:type="paragraph" w:customStyle="1" w:styleId="AA6ACA31D85544B7903DC8B9606D8A28">
    <w:name w:val="AA6ACA31D85544B7903DC8B9606D8A28"/>
    <w:rsid w:val="00B458CF"/>
  </w:style>
  <w:style w:type="paragraph" w:customStyle="1" w:styleId="9D0D98EC8D9A49DAA9E7CD09DA09228E">
    <w:name w:val="9D0D98EC8D9A49DAA9E7CD09DA09228E"/>
    <w:rsid w:val="00B458CF"/>
  </w:style>
  <w:style w:type="paragraph" w:customStyle="1" w:styleId="3A68028A3F9A450B81EA5CB05DC440B1">
    <w:name w:val="3A68028A3F9A450B81EA5CB05DC440B1"/>
    <w:rsid w:val="00B458CF"/>
  </w:style>
  <w:style w:type="paragraph" w:customStyle="1" w:styleId="A7EE0BA657DD4185923437D67092928C">
    <w:name w:val="A7EE0BA657DD4185923437D67092928C"/>
    <w:rsid w:val="00B458CF"/>
  </w:style>
  <w:style w:type="paragraph" w:customStyle="1" w:styleId="39CA319618E14E25896DA430D554883D">
    <w:name w:val="39CA319618E14E25896DA430D554883D"/>
    <w:rsid w:val="00B458CF"/>
  </w:style>
  <w:style w:type="paragraph" w:customStyle="1" w:styleId="DBDFE707B59A4037BA3AB0E69FD6F5C4">
    <w:name w:val="DBDFE707B59A4037BA3AB0E69FD6F5C4"/>
    <w:rsid w:val="00B458CF"/>
  </w:style>
  <w:style w:type="paragraph" w:customStyle="1" w:styleId="63DF4A914C704E12950E5A1F319C140C">
    <w:name w:val="63DF4A914C704E12950E5A1F319C140C"/>
    <w:rsid w:val="00B458CF"/>
  </w:style>
  <w:style w:type="paragraph" w:customStyle="1" w:styleId="E8BE10BF912A4712BEF3C6184F48DA8E">
    <w:name w:val="E8BE10BF912A4712BEF3C6184F48DA8E"/>
    <w:rsid w:val="004D7F51"/>
  </w:style>
  <w:style w:type="paragraph" w:customStyle="1" w:styleId="D75AB214E50F4A8EB25F5244602ECDD4">
    <w:name w:val="D75AB214E50F4A8EB25F5244602ECDD4"/>
  </w:style>
  <w:style w:type="paragraph" w:customStyle="1" w:styleId="25DB8EE4DC1A4F889C035C1A03CDFFAF">
    <w:name w:val="25DB8EE4DC1A4F889C035C1A03CDFFAF"/>
  </w:style>
  <w:style w:type="paragraph" w:customStyle="1" w:styleId="D26797A96CC0453188B1D31B7E4E518C">
    <w:name w:val="D26797A96CC0453188B1D31B7E4E518C"/>
  </w:style>
  <w:style w:type="paragraph" w:customStyle="1" w:styleId="839844C5716243AABE47BE902A4858AA">
    <w:name w:val="839844C5716243AABE47BE902A4858AA"/>
  </w:style>
  <w:style w:type="paragraph" w:customStyle="1" w:styleId="3B42162396584C8698081757414B465C">
    <w:name w:val="3B42162396584C8698081757414B465C"/>
  </w:style>
  <w:style w:type="paragraph" w:customStyle="1" w:styleId="E94C8B9CD3F548EAA413A4537A3B47B6">
    <w:name w:val="E94C8B9CD3F548EAA413A4537A3B47B6"/>
  </w:style>
  <w:style w:type="paragraph" w:customStyle="1" w:styleId="D7F7BDC4D67446869C27492BC19315E8">
    <w:name w:val="D7F7BDC4D67446869C27492BC19315E8"/>
  </w:style>
  <w:style w:type="paragraph" w:customStyle="1" w:styleId="A309F1620D57498E82520C5B83708C49">
    <w:name w:val="A309F1620D57498E82520C5B83708C49"/>
  </w:style>
  <w:style w:type="paragraph" w:customStyle="1" w:styleId="360B18DE710B4DD1A63BF4A9474A0DDC">
    <w:name w:val="360B18DE710B4DD1A63BF4A9474A0DDC"/>
  </w:style>
  <w:style w:type="paragraph" w:customStyle="1" w:styleId="7A530CD1B02640FE9BD6A7FD3C08904F">
    <w:name w:val="7A530CD1B02640FE9BD6A7FD3C08904F"/>
  </w:style>
  <w:style w:type="paragraph" w:customStyle="1" w:styleId="7C93724B6DC74399BE2F71358418C908">
    <w:name w:val="7C93724B6DC74399BE2F71358418C908"/>
  </w:style>
  <w:style w:type="paragraph" w:customStyle="1" w:styleId="BBC6956800E54EE185A06BA4A39D342D">
    <w:name w:val="BBC6956800E54EE185A06BA4A39D342D"/>
  </w:style>
  <w:style w:type="paragraph" w:customStyle="1" w:styleId="302AE810288342C09E0B3BBFE06F7DF0">
    <w:name w:val="302AE810288342C09E0B3BBFE06F7DF0"/>
  </w:style>
  <w:style w:type="paragraph" w:customStyle="1" w:styleId="82D9AAF3D52F4B64AB5C8B0317EB3D6D">
    <w:name w:val="82D9AAF3D52F4B64AB5C8B0317EB3D6D"/>
  </w:style>
  <w:style w:type="paragraph" w:customStyle="1" w:styleId="83F10BAD6C684F38974861CA19BD97EA">
    <w:name w:val="83F10BAD6C684F38974861CA19BD97EA"/>
  </w:style>
  <w:style w:type="paragraph" w:customStyle="1" w:styleId="02540E4B119648418BAA39F13E68A35C">
    <w:name w:val="02540E4B119648418BAA39F13E68A35C"/>
  </w:style>
  <w:style w:type="paragraph" w:customStyle="1" w:styleId="D0F8DE366CDF4D23A42932C23E3E9232">
    <w:name w:val="D0F8DE366CDF4D23A42932C23E3E9232"/>
  </w:style>
  <w:style w:type="paragraph" w:customStyle="1" w:styleId="BAEA9531A89B4E0AA5F3AC4EE711FE62">
    <w:name w:val="BAEA9531A89B4E0AA5F3AC4EE711FE62"/>
  </w:style>
  <w:style w:type="paragraph" w:customStyle="1" w:styleId="04F0757EB8514CD7AFF90F264C02C441">
    <w:name w:val="04F0757EB8514CD7AFF90F264C02C4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2019-07-01T00:00:00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C4B811-3F18-46F2-B35A-FE5D833E0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1907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interprete</vt:lpstr>
    </vt:vector>
  </TitlesOfParts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interprete</dc:title>
  <dc:subject/>
  <dc:creator>Oscar Daniel Gómez Padilla</dc:creator>
  <cp:keywords>Contrato, artista, sello, interprete</cp:keywords>
  <dc:description>BREIN CONSULTING S.A.S. licencia este archivo y su contenido a Búho Negro S.A.S. exclusivamente para su reproducción y distribución para uso propio, modificación e impresión.
Se prohibe expresamente todo uso diferente al expresamente autorizado.
Autores: Camilo Ramirez, Daniel Gómez
Todos los derechos reservados BREIN CONSULTING S.A.S.</dc:description>
  <cp:lastModifiedBy>Daniel Gómez</cp:lastModifiedBy>
  <cp:revision>1</cp:revision>
  <cp:lastPrinted>2019-04-17T09:59:00Z</cp:lastPrinted>
  <dcterms:created xsi:type="dcterms:W3CDTF">2019-07-09T05:04:00Z</dcterms:created>
  <dcterms:modified xsi:type="dcterms:W3CDTF">2019-07-10T19:17:00Z</dcterms:modified>
</cp:coreProperties>
</file>